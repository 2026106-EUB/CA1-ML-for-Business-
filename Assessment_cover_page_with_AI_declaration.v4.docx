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E6F9FF" w14:textId="2BBCF3D0" w:rsidR="0051184F" w:rsidRPr="00857A89" w:rsidRDefault="00E73B14">
      <w:pPr>
        <w:rPr>
          <w:sz w:val="20"/>
          <w:szCs w:val="20"/>
          <w:rPrChange w:id="0" w:author="Erdene  Undrakh" w:date="2026-10-21T22:59:00Z" w16du:dateUtc="2026-10-21T21:59:00Z">
            <w:rPr/>
          </w:rPrChange>
        </w:rPr>
      </w:pPr>
      <w:r w:rsidRPr="00857A89">
        <w:rPr>
          <w:noProof/>
          <w:sz w:val="20"/>
          <w:szCs w:val="20"/>
          <w:rPrChange w:id="1" w:author="Erdene  Undrakh" w:date="2026-10-21T22:59:00Z" w16du:dateUtc="2026-10-21T21:59:00Z">
            <w:rPr>
              <w:noProof/>
            </w:rPr>
          </w:rPrChange>
        </w:rPr>
        <mc:AlternateContent>
          <mc:Choice Requires="wpg">
            <w:drawing>
              <wp:anchor distT="0" distB="0" distL="114300" distR="114300" simplePos="0" relativeHeight="251656704" behindDoc="0" locked="0" layoutInCell="1" hidden="0" allowOverlap="1" wp14:anchorId="6BEA538D" wp14:editId="17944A14">
                <wp:simplePos x="0" y="0"/>
                <wp:positionH relativeFrom="page">
                  <wp:posOffset>428625</wp:posOffset>
                </wp:positionH>
                <wp:positionV relativeFrom="margin">
                  <wp:posOffset>-1170304</wp:posOffset>
                </wp:positionV>
                <wp:extent cx="228600" cy="10403359"/>
                <wp:effectExtent l="0" t="0" r="0" b="0"/>
                <wp:wrapNone/>
                <wp:docPr id="1728545881" name="Group 172854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0403359"/>
                          <a:chOff x="5231700" y="0"/>
                          <a:chExt cx="228600" cy="7560000"/>
                        </a:xfrm>
                      </wpg:grpSpPr>
                      <wpg:grpSp>
                        <wpg:cNvPr id="150243782" name="Group 150243782"/>
                        <wpg:cNvGrpSpPr/>
                        <wpg:grpSpPr>
                          <a:xfrm>
                            <a:off x="523170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Pr id="1022607563" name="Rectangle 1022607563"/>
                          <wps:cNvSpPr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DD614A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5180660" name="Rectangle 645180660"/>
                          <wps:cNvSpPr/>
                          <wps:spPr>
                            <a:xfrm>
                              <a:off x="0" y="0"/>
                              <a:ext cx="228600" cy="87820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B83197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0658735" name="Rectangle 300658735"/>
                          <wps:cNvSpPr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5A72B8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EA538D" id="Group 1728545881" o:spid="_x0000_s1026" style="position:absolute;margin-left:33.75pt;margin-top:-92.15pt;width:18pt;height:819.15pt;z-index:251656704;mso-position-horizontal-relative:page;mso-position-vertical-relative:margin" coordorigin="52317" coordsize="2286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">
                <v:group id="Group 150243782" o:spid="_x0000_s1027" style="position:absolute;left:52317;width:2286;height:75600" coordsize="2286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">
                  <v:rect id="Rectangle 1022607563" o:spid="_x0000_s1028" style="position:absolute;width:2286;height:914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" filled="f" stroked="f">
                    <v:textbox inset="2.53958mm,2.53958mm,2.53958mm,2.53958mm">
                      <w:txbxContent>
                        <w:p w14:paraId="41DD614A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45180660" o:spid="_x0000_s1029" style="position:absolute;width:2286;height:878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" fillcolor="#e97132 [3205]" stroked="f">
                    <v:textbox inset="2.53958mm,2.53958mm,2.53958mm,2.53958mm">
                      <w:txbxContent>
                        <w:p w14:paraId="05B83197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300658735" o:spid="_x0000_s1030" style="position:absolute;top:89154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" fillcolor="#156082 [3204]" stroked="f">
                    <v:textbox inset="2.53958mm,2.53958mm,2.53958mm,2.53958mm">
                      <w:txbxContent>
                        <w:p w14:paraId="405A72B8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margin"/>
              </v:group>
            </w:pict>
          </mc:Fallback>
        </mc:AlternateContent>
      </w:r>
      <w:r w:rsidRPr="00857A89">
        <w:rPr>
          <w:noProof/>
          <w:sz w:val="20"/>
          <w:szCs w:val="20"/>
          <w:rPrChange w:id="2" w:author="Erdene  Undrakh" w:date="2026-10-21T22:59:00Z" w16du:dateUtc="2026-10-21T21:59:00Z">
            <w:rPr>
              <w:noProof/>
            </w:rPr>
          </w:rPrChange>
        </w:rPr>
        <w:drawing>
          <wp:anchor distT="0" distB="0" distL="114300" distR="114300" simplePos="0" relativeHeight="251658752" behindDoc="0" locked="0" layoutInCell="1" hidden="0" allowOverlap="1" wp14:anchorId="2EEA8C80" wp14:editId="771CDCEB">
            <wp:simplePos x="0" y="0"/>
            <wp:positionH relativeFrom="margin">
              <wp:posOffset>4174490</wp:posOffset>
            </wp:positionH>
            <wp:positionV relativeFrom="margin">
              <wp:posOffset>-276224</wp:posOffset>
            </wp:positionV>
            <wp:extent cx="2206625" cy="762000"/>
            <wp:effectExtent l="0" t="0" r="0" b="0"/>
            <wp:wrapSquare wrapText="bothSides" distT="0" distB="0" distL="114300" distR="114300"/>
            <wp:docPr id="1728545883" name="image1.png" descr="A logo for college computin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for college computing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11A073" w14:textId="77777777" w:rsidR="0051184F" w:rsidRPr="00857A89" w:rsidRDefault="00E73B14">
      <w:pPr>
        <w:rPr>
          <w:b/>
          <w:color w:val="156082"/>
          <w:sz w:val="28"/>
          <w:szCs w:val="28"/>
          <w:rPrChange w:id="3" w:author="Erdene  Undrakh" w:date="2026-10-21T22:59:00Z" w16du:dateUtc="2026-10-21T21:59:00Z">
            <w:rPr>
              <w:b/>
              <w:color w:val="156082"/>
              <w:sz w:val="36"/>
              <w:szCs w:val="36"/>
            </w:rPr>
          </w:rPrChange>
        </w:rPr>
      </w:pPr>
      <w:r w:rsidRPr="00857A89">
        <w:rPr>
          <w:b/>
          <w:color w:val="156082"/>
          <w:sz w:val="28"/>
          <w:szCs w:val="28"/>
          <w:rPrChange w:id="4" w:author="Erdene  Undrakh" w:date="2026-10-21T22:59:00Z" w16du:dateUtc="2026-10-21T21:59:00Z">
            <w:rPr>
              <w:b/>
              <w:color w:val="156082"/>
              <w:sz w:val="36"/>
              <w:szCs w:val="36"/>
            </w:rPr>
          </w:rPrChange>
        </w:rPr>
        <w:t>Assessment Cover Page</w:t>
      </w:r>
    </w:p>
    <w:tbl>
      <w:tblPr>
        <w:tblW w:w="9015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759"/>
      </w:tblGrid>
      <w:tr w:rsidR="0024408F" w:rsidRPr="00857A89" w14:paraId="465F2D17" w14:textId="77777777" w:rsidTr="0024408F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87232B" w14:textId="77777777" w:rsidR="0024408F" w:rsidRPr="00857A89" w:rsidRDefault="0024408F">
            <w:pPr>
              <w:spacing w:line="480" w:lineRule="auto"/>
              <w:rPr>
                <w:i/>
                <w:color w:val="156082"/>
                <w:sz w:val="24"/>
                <w:szCs w:val="24"/>
                <w:rPrChange w:id="5" w:author="Erdene  Undrakh" w:date="2026-10-21T22:59:00Z" w16du:dateUtc="2026-10-21T21:5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</w:pPr>
            <w:r w:rsidRPr="00857A89">
              <w:rPr>
                <w:i/>
                <w:color w:val="156082"/>
                <w:sz w:val="24"/>
                <w:szCs w:val="24"/>
                <w:rPrChange w:id="6" w:author="Erdene  Undrakh" w:date="2026-10-21T22:59:00Z" w16du:dateUtc="2026-10-21T21:5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  <w:t>Student Full Name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025D0A42" w14:textId="37C693EE" w:rsidR="0024408F" w:rsidRPr="00857A89" w:rsidRDefault="00745DD4">
            <w:pPr>
              <w:spacing w:line="480" w:lineRule="auto"/>
              <w:rPr>
                <w:color w:val="000000"/>
                <w:sz w:val="24"/>
                <w:szCs w:val="24"/>
                <w:rPrChange w:id="7" w:author="Erdene  Undrakh" w:date="2026-10-21T22:59:00Z" w16du:dateUtc="2026-10-21T21:59:00Z">
                  <w:rPr>
                    <w:color w:val="000000"/>
                    <w:sz w:val="32"/>
                    <w:szCs w:val="32"/>
                  </w:rPr>
                </w:rPrChange>
              </w:rPr>
            </w:pPr>
            <w:ins w:id="8" w:author="Undrakh Bat" w:date="2026-04-26T18:50:00Z" w16du:dateUtc="2026-04-26T17:50:00Z">
              <w:r w:rsidRPr="00857A89">
                <w:rPr>
                  <w:color w:val="000000"/>
                  <w:sz w:val="24"/>
                  <w:szCs w:val="24"/>
                  <w:rPrChange w:id="9" w:author="Erdene  Undrakh" w:date="2026-10-21T22:59:00Z" w16du:dateUtc="2026-10-21T21:59:00Z">
                    <w:rPr>
                      <w:color w:val="000000"/>
                      <w:sz w:val="32"/>
                      <w:szCs w:val="32"/>
                    </w:rPr>
                  </w:rPrChange>
                </w:rPr>
                <w:t>Erdene-Undrakh Batjargal</w:t>
              </w:r>
            </w:ins>
          </w:p>
        </w:tc>
      </w:tr>
      <w:tr w:rsidR="0024408F" w:rsidRPr="00857A89" w14:paraId="48CAC1B5" w14:textId="77777777" w:rsidTr="0024408F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519E27" w14:textId="77777777" w:rsidR="0024408F" w:rsidRPr="00857A89" w:rsidRDefault="0024408F">
            <w:pPr>
              <w:spacing w:line="480" w:lineRule="auto"/>
              <w:rPr>
                <w:i/>
                <w:color w:val="156082"/>
                <w:sz w:val="24"/>
                <w:szCs w:val="24"/>
                <w:rPrChange w:id="10" w:author="Erdene  Undrakh" w:date="2026-10-21T22:59:00Z" w16du:dateUtc="2026-10-21T21:5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</w:pPr>
            <w:r w:rsidRPr="00857A89">
              <w:rPr>
                <w:i/>
                <w:color w:val="156082"/>
                <w:sz w:val="24"/>
                <w:szCs w:val="24"/>
                <w:rPrChange w:id="11" w:author="Erdene  Undrakh" w:date="2026-10-21T22:59:00Z" w16du:dateUtc="2026-10-21T21:5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  <w:t>Student Number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722D23FE" w14:textId="4A85DA06" w:rsidR="0024408F" w:rsidRPr="00857A89" w:rsidRDefault="00745DD4">
            <w:pPr>
              <w:spacing w:line="480" w:lineRule="auto"/>
              <w:rPr>
                <w:color w:val="000000"/>
                <w:sz w:val="24"/>
                <w:szCs w:val="24"/>
                <w:rPrChange w:id="12" w:author="Erdene  Undrakh" w:date="2026-10-21T22:59:00Z" w16du:dateUtc="2026-10-21T21:59:00Z">
                  <w:rPr>
                    <w:color w:val="000000"/>
                    <w:sz w:val="32"/>
                    <w:szCs w:val="32"/>
                  </w:rPr>
                </w:rPrChange>
              </w:rPr>
            </w:pPr>
            <w:ins w:id="13" w:author="Undrakh Bat" w:date="2026-04-26T18:50:00Z" w16du:dateUtc="2026-04-26T17:50:00Z">
              <w:r w:rsidRPr="00857A89">
                <w:rPr>
                  <w:color w:val="000000"/>
                  <w:sz w:val="24"/>
                  <w:szCs w:val="24"/>
                  <w:rPrChange w:id="14" w:author="Erdene  Undrakh" w:date="2026-10-21T22:59:00Z" w16du:dateUtc="2026-10-21T21:59:00Z">
                    <w:rPr>
                      <w:color w:val="000000"/>
                      <w:sz w:val="32"/>
                      <w:szCs w:val="32"/>
                    </w:rPr>
                  </w:rPrChange>
                </w:rPr>
                <w:t>2026106</w:t>
              </w:r>
            </w:ins>
          </w:p>
        </w:tc>
      </w:tr>
      <w:tr w:rsidR="0024408F" w:rsidRPr="00857A89" w14:paraId="2E212527" w14:textId="77777777" w:rsidTr="0024408F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760F1A" w14:textId="77777777" w:rsidR="0024408F" w:rsidRPr="00857A89" w:rsidRDefault="0024408F">
            <w:pPr>
              <w:spacing w:line="480" w:lineRule="auto"/>
              <w:rPr>
                <w:i/>
                <w:color w:val="156082"/>
                <w:sz w:val="24"/>
                <w:szCs w:val="24"/>
                <w:rPrChange w:id="15" w:author="Erdene  Undrakh" w:date="2026-10-21T22:59:00Z" w16du:dateUtc="2026-10-21T21:5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</w:pPr>
            <w:r w:rsidRPr="00857A89">
              <w:rPr>
                <w:i/>
                <w:color w:val="156082"/>
                <w:sz w:val="24"/>
                <w:szCs w:val="24"/>
                <w:rPrChange w:id="16" w:author="Erdene  Undrakh" w:date="2026-10-21T22:59:00Z" w16du:dateUtc="2026-10-21T21:5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  <w:t>Module Title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3D2E23D3" w14:textId="5F386DD1" w:rsidR="0024408F" w:rsidRPr="00857A89" w:rsidRDefault="00857A89">
            <w:pPr>
              <w:spacing w:line="480" w:lineRule="auto"/>
              <w:rPr>
                <w:color w:val="000000"/>
                <w:sz w:val="24"/>
                <w:szCs w:val="24"/>
                <w:rPrChange w:id="17" w:author="Erdene  Undrakh" w:date="2026-10-21T22:59:00Z" w16du:dateUtc="2026-10-21T21:59:00Z">
                  <w:rPr>
                    <w:color w:val="000000"/>
                    <w:sz w:val="32"/>
                    <w:szCs w:val="32"/>
                  </w:rPr>
                </w:rPrChange>
              </w:rPr>
            </w:pPr>
            <w:ins w:id="18" w:author="Erdene  Undrakh" w:date="2026-10-21T23:00:00Z" w16du:dateUtc="2026-10-21T22:00:00Z">
              <w:r>
                <w:rPr>
                  <w:color w:val="000000"/>
                  <w:sz w:val="24"/>
                  <w:szCs w:val="24"/>
                </w:rPr>
                <w:t>Machine Learning for Business</w:t>
              </w:r>
            </w:ins>
            <w:ins w:id="19" w:author="Undrakh Bat" w:date="2026-04-26T18:50:00Z" w16du:dateUtc="2026-04-26T17:50:00Z">
              <w:del w:id="20" w:author="Erdene  Undrakh" w:date="2026-05-29T19:49:00Z" w16du:dateUtc="2026-05-29T18:49:00Z">
                <w:r w:rsidR="00745DD4" w:rsidRPr="00857A89" w:rsidDel="000B1D95">
                  <w:rPr>
                    <w:color w:val="000000"/>
                    <w:sz w:val="24"/>
                    <w:szCs w:val="24"/>
                    <w:rPrChange w:id="21" w:author="Erdene  Undrakh" w:date="2026-10-21T22:59:00Z" w16du:dateUtc="2026-10-21T21:59:00Z">
                      <w:rPr>
                        <w:color w:val="000000"/>
                        <w:sz w:val="32"/>
                        <w:szCs w:val="32"/>
                      </w:rPr>
                    </w:rPrChange>
                  </w:rPr>
                  <w:delText xml:space="preserve">Machine Learning </w:delText>
                </w:r>
              </w:del>
            </w:ins>
          </w:p>
        </w:tc>
      </w:tr>
      <w:tr w:rsidR="0024408F" w:rsidRPr="00857A89" w14:paraId="6FA45D14" w14:textId="77777777" w:rsidTr="0024408F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9B184B" w14:textId="77777777" w:rsidR="0024408F" w:rsidRPr="00857A89" w:rsidRDefault="0024408F">
            <w:pPr>
              <w:spacing w:line="480" w:lineRule="auto"/>
              <w:rPr>
                <w:i/>
                <w:color w:val="156082"/>
                <w:sz w:val="24"/>
                <w:szCs w:val="24"/>
                <w:rPrChange w:id="22" w:author="Erdene  Undrakh" w:date="2026-10-21T22:59:00Z" w16du:dateUtc="2026-10-21T21:5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</w:pPr>
            <w:r w:rsidRPr="00857A89">
              <w:rPr>
                <w:i/>
                <w:color w:val="156082"/>
                <w:sz w:val="24"/>
                <w:szCs w:val="24"/>
                <w:rPrChange w:id="23" w:author="Erdene  Undrakh" w:date="2026-10-21T22:59:00Z" w16du:dateUtc="2026-10-21T21:5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  <w:t>Assessment Title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00FFC7E5" w14:textId="2B6BAFDF" w:rsidR="0024408F" w:rsidRPr="00857A89" w:rsidRDefault="00745DD4">
            <w:pPr>
              <w:spacing w:line="480" w:lineRule="auto"/>
              <w:rPr>
                <w:color w:val="000000"/>
                <w:sz w:val="24"/>
                <w:szCs w:val="24"/>
                <w:rPrChange w:id="24" w:author="Erdene  Undrakh" w:date="2026-10-21T22:59:00Z" w16du:dateUtc="2026-10-21T21:59:00Z">
                  <w:rPr>
                    <w:color w:val="000000"/>
                    <w:sz w:val="32"/>
                    <w:szCs w:val="32"/>
                  </w:rPr>
                </w:rPrChange>
              </w:rPr>
            </w:pPr>
            <w:ins w:id="25" w:author="Undrakh Bat" w:date="2026-04-26T18:51:00Z" w16du:dateUtc="2026-04-26T17:51:00Z">
              <w:r w:rsidRPr="00857A89">
                <w:rPr>
                  <w:color w:val="000000"/>
                  <w:sz w:val="24"/>
                  <w:szCs w:val="24"/>
                  <w:rPrChange w:id="26" w:author="Erdene  Undrakh" w:date="2026-10-21T22:59:00Z" w16du:dateUtc="2026-10-21T21:59:00Z">
                    <w:rPr>
                      <w:color w:val="000000"/>
                      <w:sz w:val="32"/>
                      <w:szCs w:val="32"/>
                    </w:rPr>
                  </w:rPrChange>
                </w:rPr>
                <w:t>C</w:t>
              </w:r>
            </w:ins>
            <w:ins w:id="27" w:author="Erdene  Undrakh" w:date="2026-10-21T23:00:00Z" w16du:dateUtc="2026-10-21T22:00:00Z">
              <w:r w:rsidR="00857A89">
                <w:rPr>
                  <w:color w:val="000000"/>
                  <w:sz w:val="24"/>
                  <w:szCs w:val="24"/>
                </w:rPr>
                <w:t>A1</w:t>
              </w:r>
            </w:ins>
            <w:ins w:id="28" w:author="Undrakh Bat" w:date="2026-04-26T18:51:00Z" w16du:dateUtc="2026-04-26T17:51:00Z">
              <w:del w:id="29" w:author="Erdene  Undrakh" w:date="2026-10-21T23:00:00Z" w16du:dateUtc="2026-10-21T22:00:00Z">
                <w:r w:rsidRPr="00857A89" w:rsidDel="00857A89">
                  <w:rPr>
                    <w:color w:val="000000"/>
                    <w:sz w:val="24"/>
                    <w:szCs w:val="24"/>
                    <w:rPrChange w:id="30" w:author="Erdene  Undrakh" w:date="2026-10-21T22:59:00Z" w16du:dateUtc="2026-10-21T21:59:00Z">
                      <w:rPr>
                        <w:color w:val="000000"/>
                        <w:sz w:val="32"/>
                        <w:szCs w:val="32"/>
                      </w:rPr>
                    </w:rPrChange>
                  </w:rPr>
                  <w:delText>A</w:delText>
                </w:r>
              </w:del>
              <w:del w:id="31" w:author="Erdene  Undrakh" w:date="2026-05-29T19:50:00Z" w16du:dateUtc="2026-05-29T18:50:00Z">
                <w:r w:rsidRPr="00857A89" w:rsidDel="000B1D95">
                  <w:rPr>
                    <w:color w:val="000000"/>
                    <w:sz w:val="24"/>
                    <w:szCs w:val="24"/>
                    <w:rPrChange w:id="32" w:author="Erdene  Undrakh" w:date="2026-10-21T22:59:00Z" w16du:dateUtc="2026-10-21T21:59:00Z">
                      <w:rPr>
                        <w:color w:val="000000"/>
                        <w:sz w:val="32"/>
                        <w:szCs w:val="32"/>
                      </w:rPr>
                    </w:rPrChange>
                  </w:rPr>
                  <w:delText xml:space="preserve">1 </w:delText>
                </w:r>
              </w:del>
            </w:ins>
          </w:p>
        </w:tc>
      </w:tr>
      <w:tr w:rsidR="0024408F" w:rsidRPr="00857A89" w14:paraId="60AB0230" w14:textId="77777777" w:rsidTr="0024408F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93ADA6" w14:textId="77777777" w:rsidR="0024408F" w:rsidRPr="00857A89" w:rsidRDefault="0024408F">
            <w:pPr>
              <w:spacing w:line="480" w:lineRule="auto"/>
              <w:rPr>
                <w:i/>
                <w:color w:val="156082"/>
                <w:sz w:val="24"/>
                <w:szCs w:val="24"/>
                <w:rPrChange w:id="33" w:author="Erdene  Undrakh" w:date="2026-10-21T22:59:00Z" w16du:dateUtc="2026-10-21T21:5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</w:pPr>
            <w:r w:rsidRPr="00857A89">
              <w:rPr>
                <w:i/>
                <w:color w:val="156082"/>
                <w:sz w:val="24"/>
                <w:szCs w:val="24"/>
                <w:rPrChange w:id="34" w:author="Erdene  Undrakh" w:date="2026-10-21T22:59:00Z" w16du:dateUtc="2026-10-21T21:5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  <w:t>Lecturer/Supervisor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2F796F2E" w14:textId="171A556E" w:rsidR="0024408F" w:rsidRPr="00857A89" w:rsidRDefault="00857A89">
            <w:pPr>
              <w:spacing w:line="480" w:lineRule="auto"/>
              <w:rPr>
                <w:color w:val="000000"/>
                <w:sz w:val="24"/>
                <w:szCs w:val="24"/>
                <w:rPrChange w:id="35" w:author="Erdene  Undrakh" w:date="2026-10-21T22:59:00Z" w16du:dateUtc="2026-10-21T21:59:00Z">
                  <w:rPr>
                    <w:color w:val="000000"/>
                    <w:sz w:val="32"/>
                    <w:szCs w:val="32"/>
                  </w:rPr>
                </w:rPrChange>
              </w:rPr>
            </w:pPr>
            <w:ins w:id="36" w:author="Erdene  Undrakh" w:date="2026-10-21T23:00:00Z" w16du:dateUtc="2026-10-21T22:00:00Z">
              <w:r>
                <w:rPr>
                  <w:rStyle w:val="Strong"/>
                  <w:rFonts w:ascii="Times New Roman" w:hAnsi="Times New Roman" w:cs="Times New Roman"/>
                  <w:color w:val="212529"/>
                  <w:sz w:val="20"/>
                  <w:szCs w:val="20"/>
                </w:rPr>
                <w:t>Muhammed Iqbal</w:t>
              </w:r>
            </w:ins>
            <w:ins w:id="37" w:author="Undrakh Bat" w:date="2026-04-26T18:51:00Z" w16du:dateUtc="2026-04-26T17:51:00Z">
              <w:del w:id="38" w:author="Erdene  Undrakh" w:date="2026-05-29T19:50:00Z" w16du:dateUtc="2026-05-29T18:50:00Z">
                <w:r w:rsidR="00745DD4" w:rsidRPr="00857A89" w:rsidDel="000B1D95">
                  <w:rPr>
                    <w:color w:val="000000"/>
                    <w:sz w:val="24"/>
                    <w:szCs w:val="24"/>
                    <w:rPrChange w:id="39" w:author="Erdene  Undrakh" w:date="2026-10-21T22:59:00Z" w16du:dateUtc="2026-10-21T21:59:00Z">
                      <w:rPr>
                        <w:color w:val="000000"/>
                        <w:sz w:val="32"/>
                        <w:szCs w:val="32"/>
                      </w:rPr>
                    </w:rPrChange>
                  </w:rPr>
                  <w:delText>Muhamed Iqbal</w:delText>
                </w:r>
              </w:del>
            </w:ins>
          </w:p>
        </w:tc>
      </w:tr>
      <w:tr w:rsidR="0024408F" w:rsidRPr="00857A89" w14:paraId="4E5581C9" w14:textId="77777777" w:rsidTr="0024408F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7FDA69" w14:textId="77777777" w:rsidR="0024408F" w:rsidRPr="00857A89" w:rsidRDefault="0024408F">
            <w:pPr>
              <w:spacing w:line="480" w:lineRule="auto"/>
              <w:rPr>
                <w:i/>
                <w:color w:val="156082"/>
                <w:sz w:val="24"/>
                <w:szCs w:val="24"/>
                <w:rPrChange w:id="40" w:author="Erdene  Undrakh" w:date="2026-10-21T22:59:00Z" w16du:dateUtc="2026-10-21T21:5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</w:pPr>
            <w:r w:rsidRPr="00857A89">
              <w:rPr>
                <w:i/>
                <w:color w:val="156082"/>
                <w:sz w:val="24"/>
                <w:szCs w:val="24"/>
                <w:rPrChange w:id="41" w:author="Erdene  Undrakh" w:date="2026-10-21T22:59:00Z" w16du:dateUtc="2026-10-21T21:5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  <w:t>Assessment Due Date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12EAA1FF" w14:textId="1A9F43F2" w:rsidR="0024408F" w:rsidRPr="00857A89" w:rsidRDefault="00857A89">
            <w:pPr>
              <w:spacing w:line="480" w:lineRule="auto"/>
              <w:rPr>
                <w:color w:val="000000"/>
                <w:sz w:val="24"/>
                <w:szCs w:val="24"/>
                <w:rPrChange w:id="42" w:author="Erdene  Undrakh" w:date="2026-10-21T22:59:00Z" w16du:dateUtc="2026-10-21T21:59:00Z">
                  <w:rPr>
                    <w:color w:val="000000"/>
                    <w:sz w:val="32"/>
                    <w:szCs w:val="32"/>
                  </w:rPr>
                </w:rPrChange>
              </w:rPr>
            </w:pPr>
            <w:ins w:id="43" w:author="Erdene  Undrakh" w:date="2026-10-21T23:01:00Z" w16du:dateUtc="2026-10-21T22:01:00Z">
              <w:r>
                <w:rPr>
                  <w:color w:val="000000"/>
                  <w:sz w:val="24"/>
                  <w:szCs w:val="24"/>
                </w:rPr>
                <w:t>09</w:t>
              </w:r>
            </w:ins>
            <w:ins w:id="44" w:author="Undrakh Bat" w:date="2026-04-26T18:51:00Z" w16du:dateUtc="2026-04-26T17:51:00Z">
              <w:del w:id="45" w:author="Erdene  Undrakh" w:date="2026-10-21T23:00:00Z" w16du:dateUtc="2026-10-21T22:00:00Z">
                <w:r w:rsidR="005F774F" w:rsidRPr="00857A89" w:rsidDel="00857A89">
                  <w:rPr>
                    <w:color w:val="000000"/>
                    <w:sz w:val="24"/>
                    <w:szCs w:val="24"/>
                    <w:rPrChange w:id="46" w:author="Erdene  Undrakh" w:date="2026-10-21T22:59:00Z" w16du:dateUtc="2026-10-21T21:59:00Z">
                      <w:rPr>
                        <w:color w:val="000000"/>
                        <w:sz w:val="32"/>
                        <w:szCs w:val="32"/>
                      </w:rPr>
                    </w:rPrChange>
                  </w:rPr>
                  <w:delText>26</w:delText>
                </w:r>
              </w:del>
              <w:r w:rsidR="005F774F" w:rsidRPr="00857A89">
                <w:rPr>
                  <w:color w:val="000000"/>
                  <w:sz w:val="24"/>
                  <w:szCs w:val="24"/>
                  <w:vertAlign w:val="superscript"/>
                  <w:rPrChange w:id="47" w:author="Erdene  Undrakh" w:date="2026-10-21T22:59:00Z" w16du:dateUtc="2026-10-21T21:59:00Z">
                    <w:rPr>
                      <w:color w:val="000000"/>
                      <w:sz w:val="32"/>
                      <w:szCs w:val="32"/>
                    </w:rPr>
                  </w:rPrChange>
                </w:rPr>
                <w:t>th</w:t>
              </w:r>
              <w:r w:rsidR="005F774F" w:rsidRPr="00857A89">
                <w:rPr>
                  <w:color w:val="000000"/>
                  <w:sz w:val="24"/>
                  <w:szCs w:val="24"/>
                  <w:rPrChange w:id="48" w:author="Erdene  Undrakh" w:date="2026-10-21T22:59:00Z" w16du:dateUtc="2026-10-21T21:59:00Z">
                    <w:rPr>
                      <w:color w:val="000000"/>
                      <w:sz w:val="32"/>
                      <w:szCs w:val="32"/>
                    </w:rPr>
                  </w:rPrChange>
                </w:rPr>
                <w:t xml:space="preserve"> of</w:t>
              </w:r>
            </w:ins>
            <w:ins w:id="49" w:author="Erdene  Undrakh" w:date="2026-10-21T23:01:00Z" w16du:dateUtc="2026-10-21T22:01:00Z">
              <w:r>
                <w:rPr>
                  <w:color w:val="000000"/>
                  <w:sz w:val="24"/>
                  <w:szCs w:val="24"/>
                </w:rPr>
                <w:t xml:space="preserve"> September</w:t>
              </w:r>
            </w:ins>
            <w:ins w:id="50" w:author="Undrakh Bat" w:date="2026-04-26T18:51:00Z" w16du:dateUtc="2026-04-26T17:51:00Z">
              <w:del w:id="51" w:author="Erdene  Undrakh" w:date="2026-10-21T23:01:00Z" w16du:dateUtc="2026-10-21T22:01:00Z">
                <w:r w:rsidR="005F774F" w:rsidRPr="00857A89" w:rsidDel="00857A89">
                  <w:rPr>
                    <w:color w:val="000000"/>
                    <w:sz w:val="24"/>
                    <w:szCs w:val="24"/>
                    <w:rPrChange w:id="52" w:author="Erdene  Undrakh" w:date="2026-10-21T22:59:00Z" w16du:dateUtc="2026-10-21T21:59:00Z">
                      <w:rPr>
                        <w:color w:val="000000"/>
                        <w:sz w:val="32"/>
                        <w:szCs w:val="32"/>
                      </w:rPr>
                    </w:rPrChange>
                  </w:rPr>
                  <w:delText xml:space="preserve"> March</w:delText>
                </w:r>
              </w:del>
            </w:ins>
          </w:p>
        </w:tc>
      </w:tr>
      <w:tr w:rsidR="0024408F" w:rsidRPr="00857A89" w14:paraId="056D6F5B" w14:textId="77777777" w:rsidTr="0024408F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60E72B" w14:textId="77777777" w:rsidR="0024408F" w:rsidRPr="00857A89" w:rsidRDefault="0024408F">
            <w:pPr>
              <w:spacing w:line="480" w:lineRule="auto"/>
              <w:rPr>
                <w:i/>
                <w:color w:val="156082"/>
                <w:sz w:val="24"/>
                <w:szCs w:val="24"/>
                <w:rPrChange w:id="53" w:author="Erdene  Undrakh" w:date="2026-10-21T22:59:00Z" w16du:dateUtc="2026-10-21T21:5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</w:pPr>
            <w:r w:rsidRPr="00857A89">
              <w:rPr>
                <w:i/>
                <w:color w:val="156082"/>
                <w:sz w:val="24"/>
                <w:szCs w:val="24"/>
                <w:rPrChange w:id="54" w:author="Erdene  Undrakh" w:date="2026-10-21T22:59:00Z" w16du:dateUtc="2026-10-21T21:5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  <w:t>Date of Submission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3D912CB8" w14:textId="224B4382" w:rsidR="0024408F" w:rsidRPr="00857A89" w:rsidRDefault="00857A89">
            <w:pPr>
              <w:spacing w:line="480" w:lineRule="auto"/>
              <w:rPr>
                <w:color w:val="000000"/>
                <w:sz w:val="24"/>
                <w:szCs w:val="24"/>
                <w:rPrChange w:id="55" w:author="Erdene  Undrakh" w:date="2026-10-21T22:59:00Z" w16du:dateUtc="2026-10-21T21:59:00Z">
                  <w:rPr>
                    <w:color w:val="000000"/>
                    <w:sz w:val="32"/>
                    <w:szCs w:val="32"/>
                  </w:rPr>
                </w:rPrChange>
              </w:rPr>
            </w:pPr>
            <w:ins w:id="56" w:author="Erdene  Undrakh" w:date="2026-10-21T23:01:00Z" w16du:dateUtc="2026-10-21T22:01:00Z">
              <w:r>
                <w:rPr>
                  <w:color w:val="000000"/>
                  <w:sz w:val="24"/>
                  <w:szCs w:val="24"/>
                </w:rPr>
                <w:t>30</w:t>
              </w:r>
            </w:ins>
            <w:ins w:id="57" w:author="Undrakh Bat" w:date="2026-04-26T18:51:00Z" w16du:dateUtc="2026-04-26T17:51:00Z">
              <w:del w:id="58" w:author="Erdene  Undrakh" w:date="2026-05-29T19:51:00Z" w16du:dateUtc="2026-05-29T18:51:00Z">
                <w:r w:rsidR="005F774F" w:rsidRPr="00857A89" w:rsidDel="000B1D95">
                  <w:rPr>
                    <w:color w:val="000000"/>
                    <w:sz w:val="24"/>
                    <w:szCs w:val="24"/>
                    <w:rPrChange w:id="59" w:author="Erdene  Undrakh" w:date="2026-10-21T22:59:00Z" w16du:dateUtc="2026-10-21T21:59:00Z">
                      <w:rPr>
                        <w:color w:val="000000"/>
                        <w:sz w:val="32"/>
                        <w:szCs w:val="32"/>
                      </w:rPr>
                    </w:rPrChange>
                  </w:rPr>
                  <w:delText>26</w:delText>
                </w:r>
              </w:del>
              <w:r w:rsidR="005F774F" w:rsidRPr="00857A89">
                <w:rPr>
                  <w:color w:val="000000"/>
                  <w:sz w:val="24"/>
                  <w:szCs w:val="24"/>
                  <w:vertAlign w:val="superscript"/>
                  <w:rPrChange w:id="60" w:author="Erdene  Undrakh" w:date="2026-10-21T22:59:00Z" w16du:dateUtc="2026-10-21T21:59:00Z">
                    <w:rPr>
                      <w:color w:val="000000"/>
                      <w:sz w:val="32"/>
                      <w:szCs w:val="32"/>
                    </w:rPr>
                  </w:rPrChange>
                </w:rPr>
                <w:t>th</w:t>
              </w:r>
              <w:r w:rsidR="005F774F" w:rsidRPr="00857A89">
                <w:rPr>
                  <w:color w:val="000000"/>
                  <w:sz w:val="24"/>
                  <w:szCs w:val="24"/>
                  <w:rPrChange w:id="61" w:author="Erdene  Undrakh" w:date="2026-10-21T22:59:00Z" w16du:dateUtc="2026-10-21T21:59:00Z">
                    <w:rPr>
                      <w:color w:val="000000"/>
                      <w:sz w:val="32"/>
                      <w:szCs w:val="32"/>
                    </w:rPr>
                  </w:rPrChange>
                </w:rPr>
                <w:t xml:space="preserve"> </w:t>
              </w:r>
            </w:ins>
            <w:ins w:id="62" w:author="Undrakh Bat" w:date="2026-04-26T18:52:00Z" w16du:dateUtc="2026-04-26T17:52:00Z">
              <w:r w:rsidR="005F774F" w:rsidRPr="00857A89">
                <w:rPr>
                  <w:color w:val="000000"/>
                  <w:sz w:val="24"/>
                  <w:szCs w:val="24"/>
                  <w:rPrChange w:id="63" w:author="Erdene  Undrakh" w:date="2026-10-21T22:59:00Z" w16du:dateUtc="2026-10-21T21:59:00Z">
                    <w:rPr>
                      <w:color w:val="000000"/>
                      <w:sz w:val="32"/>
                      <w:szCs w:val="32"/>
                    </w:rPr>
                  </w:rPrChange>
                </w:rPr>
                <w:t>of</w:t>
              </w:r>
            </w:ins>
            <w:ins w:id="64" w:author="Erdene  Undrakh" w:date="2026-05-29T19:51:00Z" w16du:dateUtc="2026-05-29T18:51:00Z">
              <w:r w:rsidR="000B1D95" w:rsidRPr="00857A89">
                <w:rPr>
                  <w:color w:val="000000"/>
                  <w:sz w:val="24"/>
                  <w:szCs w:val="24"/>
                  <w:rPrChange w:id="65" w:author="Erdene  Undrakh" w:date="2026-10-21T22:59:00Z" w16du:dateUtc="2026-10-21T21:59:00Z">
                    <w:rPr>
                      <w:color w:val="000000"/>
                      <w:sz w:val="32"/>
                      <w:szCs w:val="32"/>
                    </w:rPr>
                  </w:rPrChange>
                </w:rPr>
                <w:t xml:space="preserve"> </w:t>
              </w:r>
            </w:ins>
            <w:ins w:id="66" w:author="Erdene  Undrakh" w:date="2026-10-21T23:01:00Z" w16du:dateUtc="2026-10-21T22:01:00Z">
              <w:r>
                <w:rPr>
                  <w:color w:val="000000"/>
                  <w:sz w:val="24"/>
                  <w:szCs w:val="24"/>
                </w:rPr>
                <w:t>October</w:t>
              </w:r>
            </w:ins>
            <w:ins w:id="67" w:author="Undrakh Bat" w:date="2026-04-26T18:52:00Z" w16du:dateUtc="2026-04-26T17:52:00Z">
              <w:del w:id="68" w:author="Erdene  Undrakh" w:date="2026-05-29T19:51:00Z" w16du:dateUtc="2026-05-29T18:51:00Z">
                <w:r w:rsidR="005F774F" w:rsidRPr="00857A89" w:rsidDel="000B1D95">
                  <w:rPr>
                    <w:color w:val="000000"/>
                    <w:sz w:val="24"/>
                    <w:szCs w:val="24"/>
                    <w:rPrChange w:id="69" w:author="Erdene  Undrakh" w:date="2026-10-21T22:59:00Z" w16du:dateUtc="2026-10-21T21:59:00Z">
                      <w:rPr>
                        <w:color w:val="000000"/>
                        <w:sz w:val="32"/>
                        <w:szCs w:val="32"/>
                      </w:rPr>
                    </w:rPrChange>
                  </w:rPr>
                  <w:delText xml:space="preserve"> April</w:delText>
                </w:r>
              </w:del>
            </w:ins>
          </w:p>
        </w:tc>
      </w:tr>
    </w:tbl>
    <w:p w14:paraId="406FCFDF" w14:textId="77777777" w:rsidR="0051184F" w:rsidRPr="00857A89" w:rsidRDefault="00E73B14">
      <w:pPr>
        <w:rPr>
          <w:b/>
          <w:color w:val="156082"/>
          <w:sz w:val="24"/>
          <w:szCs w:val="24"/>
          <w:rPrChange w:id="70" w:author="Erdene  Undrakh" w:date="2026-10-21T22:59:00Z" w16du:dateUtc="2026-10-21T21:59:00Z">
            <w:rPr>
              <w:b/>
              <w:color w:val="156082"/>
              <w:sz w:val="32"/>
              <w:szCs w:val="32"/>
            </w:rPr>
          </w:rPrChange>
        </w:rPr>
      </w:pPr>
      <w:r w:rsidRPr="00857A89">
        <w:rPr>
          <w:b/>
          <w:color w:val="156082"/>
          <w:sz w:val="24"/>
          <w:szCs w:val="24"/>
          <w:rPrChange w:id="71" w:author="Erdene  Undrakh" w:date="2026-10-21T22:59:00Z" w16du:dateUtc="2026-10-21T21:59:00Z">
            <w:rPr>
              <w:b/>
              <w:color w:val="156082"/>
              <w:sz w:val="32"/>
              <w:szCs w:val="32"/>
            </w:rPr>
          </w:rPrChange>
        </w:rPr>
        <w:t>Use of AI Tools</w:t>
      </w:r>
    </w:p>
    <w:p w14:paraId="1C867621" w14:textId="3F9AAB3F" w:rsidR="0051184F" w:rsidRPr="00857A89" w:rsidRDefault="0051184F">
      <w:pPr>
        <w:rPr>
          <w:rFonts w:ascii="Quattrocento Sans" w:eastAsia="Quattrocento Sans" w:hAnsi="Quattrocento Sans" w:cs="Quattrocento Sans"/>
          <w:b/>
          <w:color w:val="FF0000"/>
          <w:sz w:val="20"/>
          <w:szCs w:val="20"/>
          <w:highlight w:val="white"/>
          <w:rPrChange w:id="72" w:author="Erdene  Undrakh" w:date="2026-10-21T22:59:00Z" w16du:dateUtc="2026-10-21T21:59:00Z">
            <w:rPr>
              <w:rFonts w:ascii="Quattrocento Sans" w:eastAsia="Quattrocento Sans" w:hAnsi="Quattrocento Sans" w:cs="Quattrocento Sans"/>
              <w:b/>
              <w:color w:val="FF0000"/>
              <w:highlight w:val="white"/>
            </w:rPr>
          </w:rPrChange>
        </w:rPr>
      </w:pPr>
    </w:p>
    <w:p w14:paraId="6D6E9AD7" w14:textId="4EFE09A9" w:rsidR="0051184F" w:rsidRPr="00857A89" w:rsidRDefault="00E73B14">
      <w:pPr>
        <w:rPr>
          <w:b/>
          <w:rPrChange w:id="73" w:author="Erdene  Undrakh" w:date="2026-10-21T22:59:00Z" w16du:dateUtc="2026-10-21T21:59:00Z">
            <w:rPr>
              <w:b/>
              <w:sz w:val="28"/>
              <w:szCs w:val="28"/>
            </w:rPr>
          </w:rPrChange>
        </w:rPr>
      </w:pPr>
      <w:r w:rsidRPr="00857A89">
        <w:rPr>
          <w:rPrChange w:id="74" w:author="Erdene  Undrakh" w:date="2026-10-21T22:59:00Z" w16du:dateUtc="2026-10-21T21:59:00Z">
            <w:rPr>
              <w:sz w:val="28"/>
              <w:szCs w:val="28"/>
            </w:rPr>
          </w:rPrChange>
        </w:rPr>
        <w:t xml:space="preserve">I acknowledge the use of </w:t>
      </w:r>
      <w:del w:id="75" w:author="Erdene  Undrakh" w:date="2026-05-29T19:52:00Z" w16du:dateUtc="2026-05-29T18:52:00Z">
        <w:r w:rsidRPr="00857A89" w:rsidDel="000B1D95">
          <w:rPr>
            <w:b/>
            <w:rPrChange w:id="76" w:author="Erdene  Undrakh" w:date="2026-10-21T22:59:00Z" w16du:dateUtc="2026-10-21T21:59:00Z">
              <w:rPr>
                <w:b/>
                <w:sz w:val="28"/>
                <w:szCs w:val="28"/>
              </w:rPr>
            </w:rPrChange>
          </w:rPr>
          <w:delText>[</w:delText>
        </w:r>
      </w:del>
      <w:ins w:id="77" w:author="Erdene  Undrakh" w:date="2026-10-21T23:01:00Z" w16du:dateUtc="2026-10-21T22:01:00Z">
        <w:r w:rsidR="00857A89">
          <w:rPr>
            <w:b/>
          </w:rPr>
          <w:t xml:space="preserve">Claude </w:t>
        </w:r>
      </w:ins>
      <w:ins w:id="78" w:author="Undrakh Bat" w:date="2026-04-26T18:53:00Z" w16du:dateUtc="2026-04-26T17:53:00Z">
        <w:del w:id="79" w:author="Erdene  Undrakh" w:date="2026-10-21T23:01:00Z" w16du:dateUtc="2026-10-21T22:01:00Z">
          <w:r w:rsidR="00B918A1" w:rsidRPr="00857A89" w:rsidDel="00857A89">
            <w:rPr>
              <w:b/>
              <w:rPrChange w:id="80" w:author="Erdene  Undrakh" w:date="2026-10-21T22:59:00Z" w16du:dateUtc="2026-10-21T21:59:00Z">
                <w:rPr>
                  <w:b/>
                  <w:sz w:val="28"/>
                  <w:szCs w:val="28"/>
                </w:rPr>
              </w:rPrChange>
            </w:rPr>
            <w:delText xml:space="preserve">Google Gemini </w:delText>
          </w:r>
        </w:del>
        <w:r w:rsidR="00B918A1" w:rsidRPr="00857A89">
          <w:rPr>
            <w:b/>
            <w:rPrChange w:id="81" w:author="Erdene  Undrakh" w:date="2026-10-21T22:59:00Z" w16du:dateUtc="2026-10-21T21:59:00Z">
              <w:rPr>
                <w:b/>
                <w:sz w:val="28"/>
                <w:szCs w:val="28"/>
              </w:rPr>
            </w:rPrChange>
          </w:rPr>
          <w:t>AI</w:t>
        </w:r>
      </w:ins>
      <w:del w:id="82" w:author="Erdene  Undrakh" w:date="2026-05-29T19:52:00Z" w16du:dateUtc="2026-05-29T18:52:00Z">
        <w:r w:rsidRPr="00857A89" w:rsidDel="000B1D95">
          <w:rPr>
            <w:b/>
            <w:rPrChange w:id="83" w:author="Erdene  Undrakh" w:date="2026-10-21T22:59:00Z" w16du:dateUtc="2026-10-21T21:59:00Z">
              <w:rPr>
                <w:b/>
                <w:sz w:val="28"/>
                <w:szCs w:val="28"/>
              </w:rPr>
            </w:rPrChange>
          </w:rPr>
          <w:delText>]</w:delText>
        </w:r>
      </w:del>
      <w:r w:rsidRPr="00857A89">
        <w:rPr>
          <w:rPrChange w:id="84" w:author="Erdene  Undrakh" w:date="2026-10-21T22:59:00Z" w16du:dateUtc="2026-10-21T21:59:00Z">
            <w:rPr>
              <w:sz w:val="28"/>
              <w:szCs w:val="28"/>
            </w:rPr>
          </w:rPrChange>
        </w:rPr>
        <w:t xml:space="preserve"> for the purpose of </w:t>
      </w:r>
      <w:ins w:id="85" w:author="Erdene  Undrakh" w:date="2026-05-29T19:52:00Z" w16du:dateUtc="2026-05-29T18:52:00Z">
        <w:r w:rsidR="000B1D95" w:rsidRPr="00857A89">
          <w:rPr>
            <w:b/>
            <w:rPrChange w:id="86" w:author="Erdene  Undrakh" w:date="2026-10-21T22:59:00Z" w16du:dateUtc="2026-10-21T21:59:00Z">
              <w:rPr>
                <w:b/>
                <w:sz w:val="28"/>
                <w:szCs w:val="28"/>
              </w:rPr>
            </w:rPrChange>
          </w:rPr>
          <w:t>c</w:t>
        </w:r>
      </w:ins>
      <w:del w:id="87" w:author="Erdene  Undrakh" w:date="2026-05-29T19:52:00Z" w16du:dateUtc="2026-05-29T18:52:00Z">
        <w:r w:rsidRPr="00857A89" w:rsidDel="000B1D95">
          <w:rPr>
            <w:b/>
            <w:rPrChange w:id="88" w:author="Erdene  Undrakh" w:date="2026-10-21T22:59:00Z" w16du:dateUtc="2026-10-21T21:59:00Z">
              <w:rPr>
                <w:b/>
                <w:sz w:val="28"/>
                <w:szCs w:val="28"/>
              </w:rPr>
            </w:rPrChange>
          </w:rPr>
          <w:delText>[</w:delText>
        </w:r>
      </w:del>
      <w:del w:id="89" w:author="Erdene  Undrakh" w:date="2026-05-29T19:51:00Z" w16du:dateUtc="2026-05-29T18:51:00Z">
        <w:r w:rsidR="00903F3A" w:rsidRPr="00857A89" w:rsidDel="000B1D95">
          <w:rPr>
            <w:b/>
            <w:rPrChange w:id="90" w:author="Erdene  Undrakh" w:date="2026-10-21T22:59:00Z" w16du:dateUtc="2026-10-21T21:59:00Z">
              <w:rPr>
                <w:b/>
                <w:sz w:val="28"/>
                <w:szCs w:val="28"/>
              </w:rPr>
            </w:rPrChange>
          </w:rPr>
          <w:delText>c</w:delText>
        </w:r>
      </w:del>
      <w:r w:rsidR="00903F3A" w:rsidRPr="00857A89">
        <w:rPr>
          <w:b/>
          <w:rPrChange w:id="91" w:author="Erdene  Undrakh" w:date="2026-10-21T22:59:00Z" w16du:dateUtc="2026-10-21T21:59:00Z">
            <w:rPr>
              <w:b/>
              <w:sz w:val="28"/>
              <w:szCs w:val="28"/>
            </w:rPr>
          </w:rPrChange>
        </w:rPr>
        <w:t xml:space="preserve">hecking </w:t>
      </w:r>
      <w:ins w:id="92" w:author="Erdene  Undrakh" w:date="2026-10-21T23:01:00Z" w16du:dateUtc="2026-10-21T22:01:00Z">
        <w:r w:rsidR="00857A89">
          <w:rPr>
            <w:b/>
          </w:rPr>
          <w:t xml:space="preserve">some </w:t>
        </w:r>
      </w:ins>
      <w:ins w:id="93" w:author="Erdene  Undrakh" w:date="2026-10-21T23:02:00Z" w16du:dateUtc="2026-10-21T22:02:00Z">
        <w:r w:rsidR="00857A89">
          <w:rPr>
            <w:b/>
          </w:rPr>
          <w:t xml:space="preserve">coding </w:t>
        </w:r>
      </w:ins>
      <w:ins w:id="94" w:author="Erdene  Undrakh" w:date="2026-10-21T23:01:00Z" w16du:dateUtc="2026-10-21T22:01:00Z">
        <w:r w:rsidR="00857A89">
          <w:rPr>
            <w:b/>
          </w:rPr>
          <w:t>errors</w:t>
        </w:r>
      </w:ins>
      <w:ins w:id="95" w:author="Erdene  Undrakh" w:date="2026-10-21T23:02:00Z" w16du:dateUtc="2026-10-21T22:02:00Z">
        <w:r w:rsidR="00857A89">
          <w:rPr>
            <w:b/>
          </w:rPr>
          <w:t xml:space="preserve"> on Jupiter notebook and </w:t>
        </w:r>
      </w:ins>
      <w:r w:rsidR="00903F3A" w:rsidRPr="00857A89">
        <w:rPr>
          <w:b/>
          <w:rPrChange w:id="96" w:author="Erdene  Undrakh" w:date="2026-10-21T22:59:00Z" w16du:dateUtc="2026-10-21T21:59:00Z">
            <w:rPr>
              <w:b/>
              <w:sz w:val="28"/>
              <w:szCs w:val="28"/>
            </w:rPr>
          </w:rPrChange>
        </w:rPr>
        <w:t xml:space="preserve">my grammar and spelling on </w:t>
      </w:r>
      <w:del w:id="97" w:author="Erdene  Undrakh" w:date="2026-10-21T23:08:00Z" w16du:dateUtc="2026-10-21T22:08:00Z">
        <w:r w:rsidR="00903F3A" w:rsidRPr="00857A89" w:rsidDel="00857A89">
          <w:rPr>
            <w:b/>
            <w:rPrChange w:id="98" w:author="Erdene  Undrakh" w:date="2026-10-21T22:59:00Z" w16du:dateUtc="2026-10-21T21:59:00Z">
              <w:rPr>
                <w:b/>
                <w:sz w:val="28"/>
                <w:szCs w:val="28"/>
              </w:rPr>
            </w:rPrChange>
          </w:rPr>
          <w:delText>report</w:delText>
        </w:r>
      </w:del>
      <w:del w:id="99" w:author="Erdene  Undrakh" w:date="2026-05-29T19:51:00Z" w16du:dateUtc="2026-05-29T18:51:00Z">
        <w:r w:rsidRPr="00857A89" w:rsidDel="000B1D95">
          <w:rPr>
            <w:b/>
            <w:rPrChange w:id="100" w:author="Erdene  Undrakh" w:date="2026-10-21T22:59:00Z" w16du:dateUtc="2026-10-21T21:59:00Z">
              <w:rPr>
                <w:b/>
                <w:sz w:val="28"/>
                <w:szCs w:val="28"/>
              </w:rPr>
            </w:rPrChange>
          </w:rPr>
          <w:delText>]</w:delText>
        </w:r>
      </w:del>
      <w:ins w:id="101" w:author="Erdene  Undrakh" w:date="2026-10-21T23:08:00Z" w16du:dateUtc="2026-10-21T22:08:00Z">
        <w:r w:rsidR="00857A89">
          <w:rPr>
            <w:b/>
          </w:rPr>
          <w:t>poster</w:t>
        </w:r>
      </w:ins>
      <w:ins w:id="102" w:author="Erdene  Undrakh" w:date="2026-05-29T19:52:00Z" w16du:dateUtc="2026-05-29T18:52:00Z">
        <w:r w:rsidR="000B1D95" w:rsidRPr="00857A89">
          <w:rPr>
            <w:b/>
            <w:rPrChange w:id="103" w:author="Erdene  Undrakh" w:date="2026-10-21T22:59:00Z" w16du:dateUtc="2026-10-21T21:59:00Z">
              <w:rPr>
                <w:b/>
                <w:sz w:val="28"/>
                <w:szCs w:val="28"/>
              </w:rPr>
            </w:rPrChange>
          </w:rPr>
          <w:t xml:space="preserve"> and clarification of</w:t>
        </w:r>
      </w:ins>
      <w:ins w:id="104" w:author="Erdene  Undrakh" w:date="2026-10-21T23:08:00Z" w16du:dateUtc="2026-10-21T22:08:00Z">
        <w:r w:rsidR="00857A89">
          <w:rPr>
            <w:b/>
          </w:rPr>
          <w:t xml:space="preserve"> </w:t>
        </w:r>
      </w:ins>
      <w:ins w:id="105" w:author="Erdene  Undrakh" w:date="2026-05-29T19:52:00Z" w16du:dateUtc="2026-05-29T18:52:00Z">
        <w:r w:rsidR="000B1D95" w:rsidRPr="00857A89">
          <w:rPr>
            <w:b/>
            <w:rPrChange w:id="106" w:author="Erdene  Undrakh" w:date="2026-10-21T22:59:00Z" w16du:dateUtc="2026-10-21T21:59:00Z">
              <w:rPr>
                <w:b/>
                <w:sz w:val="28"/>
                <w:szCs w:val="28"/>
              </w:rPr>
            </w:rPrChange>
          </w:rPr>
          <w:t>idea</w:t>
        </w:r>
      </w:ins>
      <w:ins w:id="107" w:author="Erdene  Undrakh" w:date="2026-10-21T23:08:00Z" w16du:dateUtc="2026-10-21T22:08:00Z">
        <w:r w:rsidR="00857A89">
          <w:rPr>
            <w:b/>
          </w:rPr>
          <w:t xml:space="preserve"> to explain results of the</w:t>
        </w:r>
      </w:ins>
      <w:ins w:id="108" w:author="Erdene  Undrakh" w:date="2026-10-21T23:09:00Z" w16du:dateUtc="2026-10-21T22:09:00Z">
        <w:r w:rsidR="00E03164">
          <w:rPr>
            <w:b/>
          </w:rPr>
          <w:t xml:space="preserve"> my</w:t>
        </w:r>
      </w:ins>
      <w:ins w:id="109" w:author="Erdene  Undrakh" w:date="2026-10-21T23:08:00Z" w16du:dateUtc="2026-10-21T22:08:00Z">
        <w:r w:rsidR="00857A89">
          <w:rPr>
            <w:b/>
          </w:rPr>
          <w:t xml:space="preserve"> </w:t>
        </w:r>
      </w:ins>
      <w:ins w:id="110" w:author="Erdene  Undrakh" w:date="2026-10-21T23:09:00Z" w16du:dateUtc="2026-10-21T22:09:00Z">
        <w:r w:rsidR="00E03164">
          <w:rPr>
            <w:b/>
          </w:rPr>
          <w:t>work</w:t>
        </w:r>
      </w:ins>
      <w:ins w:id="111" w:author="Erdene  Undrakh" w:date="2026-05-29T19:52:00Z" w16du:dateUtc="2026-05-29T18:52:00Z">
        <w:r w:rsidR="000B1D95" w:rsidRPr="00857A89">
          <w:rPr>
            <w:b/>
            <w:rPrChange w:id="112" w:author="Erdene  Undrakh" w:date="2026-10-21T22:59:00Z" w16du:dateUtc="2026-10-21T21:59:00Z">
              <w:rPr>
                <w:b/>
                <w:sz w:val="28"/>
                <w:szCs w:val="28"/>
              </w:rPr>
            </w:rPrChange>
          </w:rPr>
          <w:t xml:space="preserve"> in English. </w:t>
        </w:r>
      </w:ins>
      <w:del w:id="113" w:author="Erdene  Undrakh" w:date="2026-05-29T19:52:00Z" w16du:dateUtc="2026-05-29T18:52:00Z">
        <w:r w:rsidRPr="00857A89" w:rsidDel="000B1D95">
          <w:rPr>
            <w:b/>
            <w:rPrChange w:id="114" w:author="Erdene  Undrakh" w:date="2026-10-21T22:59:00Z" w16du:dateUtc="2026-10-21T21:59:00Z">
              <w:rPr>
                <w:b/>
                <w:sz w:val="28"/>
                <w:szCs w:val="28"/>
              </w:rPr>
            </w:rPrChange>
          </w:rPr>
          <w:delText xml:space="preserve">. </w:delText>
        </w:r>
      </w:del>
    </w:p>
    <w:p w14:paraId="3165D2C2" w14:textId="56AC7BC9" w:rsidR="0051184F" w:rsidRPr="00857A89" w:rsidRDefault="0024408F">
      <w:pPr>
        <w:rPr>
          <w:ins w:id="115" w:author="Undrakh Bat" w:date="2026-04-26T19:11:00Z" w16du:dateUtc="2026-04-26T18:11:00Z"/>
          <w:sz w:val="20"/>
          <w:szCs w:val="20"/>
          <w:rPrChange w:id="116" w:author="Erdene  Undrakh" w:date="2026-10-21T22:59:00Z" w16du:dateUtc="2026-10-21T21:59:00Z">
            <w:rPr>
              <w:ins w:id="117" w:author="Undrakh Bat" w:date="2026-04-26T19:11:00Z" w16du:dateUtc="2026-04-26T18:11:00Z"/>
            </w:rPr>
          </w:rPrChange>
        </w:rPr>
      </w:pPr>
      <w:r w:rsidRPr="00857A89">
        <w:rPr>
          <w:noProof/>
          <w:sz w:val="20"/>
          <w:szCs w:val="20"/>
          <w:rPrChange w:id="118" w:author="Erdene  Undrakh" w:date="2026-10-21T22:59:00Z" w16du:dateUtc="2026-10-21T21:59:00Z">
            <w:rPr>
              <w:noProof/>
            </w:rPr>
          </w:rPrChange>
        </w:rPr>
        <mc:AlternateContent>
          <mc:Choice Requires="wps">
            <w:drawing>
              <wp:anchor distT="0" distB="0" distL="114300" distR="114300" simplePos="0" relativeHeight="251657728" behindDoc="0" locked="0" layoutInCell="1" hidden="0" allowOverlap="1" wp14:anchorId="29541C15" wp14:editId="123C3B55">
                <wp:simplePos x="0" y="0"/>
                <wp:positionH relativeFrom="margin">
                  <wp:align>center</wp:align>
                </wp:positionH>
                <wp:positionV relativeFrom="paragraph">
                  <wp:posOffset>492125</wp:posOffset>
                </wp:positionV>
                <wp:extent cx="5800725" cy="2876550"/>
                <wp:effectExtent l="19050" t="19050" r="28575" b="19050"/>
                <wp:wrapNone/>
                <wp:docPr id="1728545882" name="Rectangle 1728545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287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227131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156082"/>
                                <w:sz w:val="32"/>
                              </w:rPr>
                              <w:t>Declaration</w:t>
                            </w:r>
                          </w:p>
                          <w:p w14:paraId="025D3EF2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      </w:r>
                          </w:p>
                          <w:p w14:paraId="4E446ABB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 declare it to be my own work and that all material from third parties has been appropriately referenced.</w:t>
                            </w:r>
                          </w:p>
                          <w:p w14:paraId="31BF7735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I further confirm that this work has not previously been submitted for assessment by myself or someone else in CCT College Dublin or any other higher education institution.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41C15" id="Rectangle 1728545882" o:spid="_x0000_s1031" style="position:absolute;margin-left:0;margin-top:38.75pt;width:456.75pt;height:226.5pt;z-index:2516577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" fillcolor="white [3201]" strokecolor="#156082 [3204]" strokeweight="2.25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6227131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156082"/>
                          <w:sz w:val="32"/>
                        </w:rPr>
                        <w:t>Declaration</w:t>
                      </w:r>
                    </w:p>
                    <w:p w14:paraId="025D3EF2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</w:r>
                    </w:p>
                    <w:p w14:paraId="4E446ABB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I declare it to be my own work and that all material from third parties has been appropriately referenced.</w:t>
                      </w:r>
                    </w:p>
                    <w:p w14:paraId="31BF7735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 I further confirm that this work has not previously been submitted for assessment by myself or someone else in CCT College Dublin or any other higher education institution.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F0717B" w14:textId="77777777" w:rsidR="00FD1DF3" w:rsidRPr="00857A89" w:rsidRDefault="00FD1DF3">
      <w:pPr>
        <w:rPr>
          <w:ins w:id="119" w:author="Undrakh Bat" w:date="2026-04-26T19:11:00Z" w16du:dateUtc="2026-04-26T18:11:00Z"/>
          <w:sz w:val="20"/>
          <w:szCs w:val="20"/>
          <w:rPrChange w:id="120" w:author="Erdene  Undrakh" w:date="2026-10-21T22:59:00Z" w16du:dateUtc="2026-10-21T21:59:00Z">
            <w:rPr>
              <w:ins w:id="121" w:author="Undrakh Bat" w:date="2026-04-26T19:11:00Z" w16du:dateUtc="2026-04-26T18:11:00Z"/>
            </w:rPr>
          </w:rPrChange>
        </w:rPr>
      </w:pPr>
    </w:p>
    <w:p w14:paraId="3531EE29" w14:textId="77777777" w:rsidR="00FD1DF3" w:rsidRPr="00857A89" w:rsidRDefault="00FD1DF3">
      <w:pPr>
        <w:rPr>
          <w:ins w:id="122" w:author="Undrakh Bat" w:date="2026-04-26T19:11:00Z" w16du:dateUtc="2026-04-26T18:11:00Z"/>
          <w:sz w:val="20"/>
          <w:szCs w:val="20"/>
          <w:rPrChange w:id="123" w:author="Erdene  Undrakh" w:date="2026-10-21T22:59:00Z" w16du:dateUtc="2026-10-21T21:59:00Z">
            <w:rPr>
              <w:ins w:id="124" w:author="Undrakh Bat" w:date="2026-04-26T19:11:00Z" w16du:dateUtc="2026-04-26T18:11:00Z"/>
            </w:rPr>
          </w:rPrChange>
        </w:rPr>
      </w:pPr>
    </w:p>
    <w:p w14:paraId="76E39400" w14:textId="77777777" w:rsidR="00FD1DF3" w:rsidRPr="00857A89" w:rsidRDefault="00FD1DF3">
      <w:pPr>
        <w:rPr>
          <w:ins w:id="125" w:author="Undrakh Bat" w:date="2026-04-26T19:11:00Z" w16du:dateUtc="2026-04-26T18:11:00Z"/>
          <w:sz w:val="20"/>
          <w:szCs w:val="20"/>
          <w:rPrChange w:id="126" w:author="Erdene  Undrakh" w:date="2026-10-21T22:59:00Z" w16du:dateUtc="2026-10-21T21:59:00Z">
            <w:rPr>
              <w:ins w:id="127" w:author="Undrakh Bat" w:date="2026-04-26T19:11:00Z" w16du:dateUtc="2026-04-26T18:11:00Z"/>
            </w:rPr>
          </w:rPrChange>
        </w:rPr>
      </w:pPr>
    </w:p>
    <w:p w14:paraId="223A393F" w14:textId="77777777" w:rsidR="00FD1DF3" w:rsidRPr="00857A89" w:rsidRDefault="00FD1DF3">
      <w:pPr>
        <w:rPr>
          <w:ins w:id="128" w:author="Undrakh Bat" w:date="2026-04-26T19:11:00Z" w16du:dateUtc="2026-04-26T18:11:00Z"/>
          <w:sz w:val="20"/>
          <w:szCs w:val="20"/>
          <w:rPrChange w:id="129" w:author="Erdene  Undrakh" w:date="2026-10-21T22:59:00Z" w16du:dateUtc="2026-10-21T21:59:00Z">
            <w:rPr>
              <w:ins w:id="130" w:author="Undrakh Bat" w:date="2026-04-26T19:11:00Z" w16du:dateUtc="2026-04-26T18:11:00Z"/>
            </w:rPr>
          </w:rPrChange>
        </w:rPr>
      </w:pPr>
    </w:p>
    <w:p w14:paraId="2376BAD7" w14:textId="77777777" w:rsidR="00FD1DF3" w:rsidRPr="00857A89" w:rsidRDefault="00FD1DF3">
      <w:pPr>
        <w:rPr>
          <w:ins w:id="131" w:author="Undrakh Bat" w:date="2026-04-26T19:11:00Z" w16du:dateUtc="2026-04-26T18:11:00Z"/>
          <w:sz w:val="20"/>
          <w:szCs w:val="20"/>
          <w:rPrChange w:id="132" w:author="Erdene  Undrakh" w:date="2026-10-21T22:59:00Z" w16du:dateUtc="2026-10-21T21:59:00Z">
            <w:rPr>
              <w:ins w:id="133" w:author="Undrakh Bat" w:date="2026-04-26T19:11:00Z" w16du:dateUtc="2026-04-26T18:11:00Z"/>
            </w:rPr>
          </w:rPrChange>
        </w:rPr>
      </w:pPr>
    </w:p>
    <w:p w14:paraId="6D8F8FE4" w14:textId="77777777" w:rsidR="00FD1DF3" w:rsidRPr="00857A89" w:rsidRDefault="00FD1DF3">
      <w:pPr>
        <w:rPr>
          <w:sz w:val="20"/>
          <w:szCs w:val="20"/>
          <w:rPrChange w:id="134" w:author="Erdene  Undrakh" w:date="2026-10-21T22:59:00Z" w16du:dateUtc="2026-10-21T21:59:00Z">
            <w:rPr/>
          </w:rPrChange>
        </w:rPr>
      </w:pPr>
    </w:p>
    <w:p w14:paraId="2A533964" w14:textId="4CDAC607" w:rsidR="0051184F" w:rsidRPr="00857A89" w:rsidRDefault="0051184F">
      <w:pPr>
        <w:rPr>
          <w:sz w:val="20"/>
          <w:szCs w:val="20"/>
          <w:rPrChange w:id="135" w:author="Erdene  Undrakh" w:date="2026-10-21T22:59:00Z" w16du:dateUtc="2026-10-21T21:59:00Z">
            <w:rPr/>
          </w:rPrChange>
        </w:rPr>
      </w:pPr>
    </w:p>
    <w:p w14:paraId="55CD6DCB" w14:textId="77777777" w:rsidR="0051184F" w:rsidRPr="00857A89" w:rsidRDefault="0051184F">
      <w:pPr>
        <w:rPr>
          <w:sz w:val="20"/>
          <w:szCs w:val="20"/>
          <w:rPrChange w:id="136" w:author="Erdene  Undrakh" w:date="2026-10-21T22:59:00Z" w16du:dateUtc="2026-10-21T21:59:00Z">
            <w:rPr/>
          </w:rPrChange>
        </w:rPr>
      </w:pPr>
    </w:p>
    <w:p w14:paraId="4D3B8FB8" w14:textId="77777777" w:rsidR="0051184F" w:rsidRPr="00857A89" w:rsidRDefault="00E73B14">
      <w:pPr>
        <w:pStyle w:val="Heading1"/>
        <w:rPr>
          <w:sz w:val="32"/>
          <w:szCs w:val="32"/>
          <w:rPrChange w:id="137" w:author="Erdene  Undrakh" w:date="2026-10-21T22:59:00Z" w16du:dateUtc="2026-10-21T21:59:00Z">
            <w:rPr/>
          </w:rPrChange>
        </w:rPr>
      </w:pPr>
      <w:bookmarkStart w:id="138" w:name="_heading=h.gjdgxs" w:colFirst="0" w:colLast="0"/>
      <w:bookmarkStart w:id="139" w:name="_heading=h.30j0zll" w:colFirst="0" w:colLast="0"/>
      <w:bookmarkStart w:id="140" w:name="_heading=h.1fob9te" w:colFirst="0" w:colLast="0"/>
      <w:bookmarkStart w:id="141" w:name="_heading=h.3znysh7" w:colFirst="0" w:colLast="0"/>
      <w:bookmarkStart w:id="142" w:name="_heading=h.2et92p0" w:colFirst="0" w:colLast="0"/>
      <w:bookmarkEnd w:id="138"/>
      <w:bookmarkEnd w:id="139"/>
      <w:bookmarkEnd w:id="140"/>
      <w:bookmarkEnd w:id="141"/>
      <w:bookmarkEnd w:id="142"/>
      <w:r w:rsidRPr="00857A89">
        <w:rPr>
          <w:sz w:val="32"/>
          <w:szCs w:val="32"/>
          <w:rPrChange w:id="143" w:author="Erdene  Undrakh" w:date="2026-10-21T22:59:00Z" w16du:dateUtc="2026-10-21T21:59:00Z">
            <w:rPr/>
          </w:rPrChange>
        </w:rPr>
        <w:lastRenderedPageBreak/>
        <w:t>References</w:t>
      </w:r>
    </w:p>
    <w:p w14:paraId="5354139D" w14:textId="77777777" w:rsidR="00857A89" w:rsidRPr="00857A89" w:rsidRDefault="00857A89" w:rsidP="00857A89">
      <w:pPr>
        <w:pStyle w:val="Heading1"/>
        <w:numPr>
          <w:ilvl w:val="0"/>
          <w:numId w:val="10"/>
        </w:numPr>
        <w:rPr>
          <w:ins w:id="144" w:author="Erdene  Undrakh" w:date="2026-10-21T22:59:00Z"/>
          <w:sz w:val="22"/>
          <w:szCs w:val="22"/>
          <w:lang w:val="en-US"/>
          <w:rPrChange w:id="145" w:author="Erdene  Undrakh" w:date="2026-10-21T22:59:00Z" w16du:dateUtc="2026-10-21T21:59:00Z">
            <w:rPr>
              <w:ins w:id="146" w:author="Erdene  Undrakh" w:date="2026-10-21T22:59:00Z"/>
              <w:lang w:val="en-US"/>
            </w:rPr>
          </w:rPrChange>
        </w:rPr>
      </w:pPr>
      <w:ins w:id="147" w:author="Erdene  Undrakh" w:date="2026-10-21T22:59:00Z">
        <w:r w:rsidRPr="00857A89">
          <w:rPr>
            <w:sz w:val="22"/>
            <w:szCs w:val="22"/>
            <w:lang w:val="en-US"/>
            <w:rPrChange w:id="148" w:author="Erdene  Undrakh" w:date="2026-10-21T22:59:00Z" w16du:dateUtc="2026-10-21T21:59:00Z">
              <w:rPr>
                <w:lang w:val="en-US"/>
              </w:rPr>
            </w:rPrChange>
          </w:rPr>
          <w:t>Lecture 1, Clustering Introduction, Muhammad Iqbal, 2026,</w:t>
        </w:r>
      </w:ins>
    </w:p>
    <w:p w14:paraId="5B815A9B" w14:textId="77777777" w:rsidR="00857A89" w:rsidRPr="00857A89" w:rsidRDefault="00857A89" w:rsidP="00857A89">
      <w:pPr>
        <w:pStyle w:val="Heading1"/>
        <w:numPr>
          <w:ilvl w:val="0"/>
          <w:numId w:val="10"/>
        </w:numPr>
        <w:rPr>
          <w:ins w:id="149" w:author="Erdene  Undrakh" w:date="2026-10-21T22:59:00Z"/>
          <w:sz w:val="22"/>
          <w:szCs w:val="22"/>
          <w:lang w:val="en-US"/>
          <w:rPrChange w:id="150" w:author="Erdene  Undrakh" w:date="2026-10-21T22:59:00Z" w16du:dateUtc="2026-10-21T21:59:00Z">
            <w:rPr>
              <w:ins w:id="151" w:author="Erdene  Undrakh" w:date="2026-10-21T22:59:00Z"/>
              <w:lang w:val="en-US"/>
            </w:rPr>
          </w:rPrChange>
        </w:rPr>
      </w:pPr>
      <w:ins w:id="152" w:author="Erdene  Undrakh" w:date="2026-10-21T22:59:00Z">
        <w:r w:rsidRPr="00857A89">
          <w:rPr>
            <w:sz w:val="22"/>
            <w:szCs w:val="22"/>
            <w:lang w:val="en-US"/>
            <w:rPrChange w:id="153" w:author="Erdene  Undrakh" w:date="2026-10-21T22:59:00Z" w16du:dateUtc="2026-10-21T21:59:00Z">
              <w:rPr>
                <w:lang w:val="en-US"/>
              </w:rPr>
            </w:rPrChange>
          </w:rPr>
          <w:t>Lecture 2,3 ,</w:t>
        </w:r>
        <w:proofErr w:type="gramStart"/>
        <w:r w:rsidRPr="00857A89">
          <w:rPr>
            <w:sz w:val="22"/>
            <w:szCs w:val="22"/>
            <w:lang w:val="en-US"/>
            <w:rPrChange w:id="154" w:author="Erdene  Undrakh" w:date="2026-10-21T22:59:00Z" w16du:dateUtc="2026-10-21T21:59:00Z">
              <w:rPr>
                <w:lang w:val="en-US"/>
              </w:rPr>
            </w:rPrChange>
          </w:rPr>
          <w:t>4  Clustering</w:t>
        </w:r>
        <w:proofErr w:type="gramEnd"/>
        <w:r w:rsidRPr="00857A89">
          <w:rPr>
            <w:sz w:val="22"/>
            <w:szCs w:val="22"/>
            <w:lang w:val="en-US"/>
            <w:rPrChange w:id="155" w:author="Erdene  Undrakh" w:date="2026-10-21T22:59:00Z" w16du:dateUtc="2026-10-21T21:59:00Z">
              <w:rPr>
                <w:lang w:val="en-US"/>
              </w:rPr>
            </w:rPrChange>
          </w:rPr>
          <w:t xml:space="preserve"> Model, “DBCAN”, “</w:t>
        </w:r>
        <w:proofErr w:type="spellStart"/>
        <w:r w:rsidRPr="00857A89">
          <w:rPr>
            <w:sz w:val="22"/>
            <w:szCs w:val="22"/>
            <w:lang w:val="en-US"/>
            <w:rPrChange w:id="156" w:author="Erdene  Undrakh" w:date="2026-10-21T22:59:00Z" w16du:dateUtc="2026-10-21T21:59:00Z">
              <w:rPr>
                <w:lang w:val="en-US"/>
              </w:rPr>
            </w:rPrChange>
          </w:rPr>
          <w:t>KMeans</w:t>
        </w:r>
        <w:proofErr w:type="spellEnd"/>
        <w:r w:rsidRPr="00857A89">
          <w:rPr>
            <w:sz w:val="22"/>
            <w:szCs w:val="22"/>
            <w:lang w:val="en-US"/>
            <w:rPrChange w:id="157" w:author="Erdene  Undrakh" w:date="2026-10-21T22:59:00Z" w16du:dateUtc="2026-10-21T21:59:00Z">
              <w:rPr>
                <w:lang w:val="en-US"/>
              </w:rPr>
            </w:rPrChange>
          </w:rPr>
          <w:t>”, “</w:t>
        </w:r>
        <w:proofErr w:type="gramStart"/>
        <w:r w:rsidRPr="00857A89">
          <w:rPr>
            <w:sz w:val="22"/>
            <w:szCs w:val="22"/>
            <w:lang w:val="en-US"/>
            <w:rPrChange w:id="158" w:author="Erdene  Undrakh" w:date="2026-10-21T22:59:00Z" w16du:dateUtc="2026-10-21T21:59:00Z">
              <w:rPr>
                <w:lang w:val="en-US"/>
              </w:rPr>
            </w:rPrChange>
          </w:rPr>
          <w:t>Hierarchy ”</w:t>
        </w:r>
        <w:proofErr w:type="gramEnd"/>
        <w:r w:rsidRPr="00857A89">
          <w:rPr>
            <w:sz w:val="22"/>
            <w:szCs w:val="22"/>
            <w:lang w:val="en-US"/>
            <w:rPrChange w:id="159" w:author="Erdene  Undrakh" w:date="2026-10-21T22:59:00Z" w16du:dateUtc="2026-10-21T21:59:00Z">
              <w:rPr>
                <w:lang w:val="en-US"/>
              </w:rPr>
            </w:rPrChange>
          </w:rPr>
          <w:t xml:space="preserve"> Muhammad Iqbal, 2026,</w:t>
        </w:r>
      </w:ins>
    </w:p>
    <w:p w14:paraId="0C7DCDB8" w14:textId="77777777" w:rsidR="00857A89" w:rsidRPr="00857A89" w:rsidRDefault="00857A89" w:rsidP="00857A89">
      <w:pPr>
        <w:pStyle w:val="Heading1"/>
        <w:numPr>
          <w:ilvl w:val="0"/>
          <w:numId w:val="10"/>
        </w:numPr>
        <w:rPr>
          <w:ins w:id="160" w:author="Erdene  Undrakh" w:date="2026-10-21T22:59:00Z"/>
          <w:sz w:val="22"/>
          <w:szCs w:val="22"/>
          <w:lang w:val="en-US"/>
          <w:rPrChange w:id="161" w:author="Erdene  Undrakh" w:date="2026-10-21T22:59:00Z" w16du:dateUtc="2026-10-21T21:59:00Z">
            <w:rPr>
              <w:ins w:id="162" w:author="Erdene  Undrakh" w:date="2026-10-21T22:59:00Z"/>
              <w:lang w:val="en-US"/>
            </w:rPr>
          </w:rPrChange>
        </w:rPr>
      </w:pPr>
      <w:ins w:id="163" w:author="Erdene  Undrakh" w:date="2026-10-21T22:59:00Z">
        <w:r w:rsidRPr="00857A89">
          <w:rPr>
            <w:sz w:val="22"/>
            <w:szCs w:val="22"/>
            <w:lang w:val="en-US"/>
            <w:rPrChange w:id="164" w:author="Erdene  Undrakh" w:date="2026-10-21T22:59:00Z" w16du:dateUtc="2026-10-21T21:59:00Z">
              <w:rPr>
                <w:lang w:val="en-US"/>
              </w:rPr>
            </w:rPrChange>
          </w:rPr>
          <w:t>Lecture 6, Time Series Analysis Muhammad Iqbal, 2026,</w:t>
        </w:r>
      </w:ins>
    </w:p>
    <w:p w14:paraId="5149C46A" w14:textId="77777777" w:rsidR="00857A89" w:rsidRPr="00857A89" w:rsidRDefault="00857A89" w:rsidP="00857A89">
      <w:pPr>
        <w:pStyle w:val="Heading1"/>
        <w:numPr>
          <w:ilvl w:val="0"/>
          <w:numId w:val="10"/>
        </w:numPr>
        <w:rPr>
          <w:ins w:id="165" w:author="Erdene  Undrakh" w:date="2026-10-21T22:59:00Z"/>
          <w:sz w:val="22"/>
          <w:szCs w:val="22"/>
          <w:lang w:val="en-US"/>
          <w:rPrChange w:id="166" w:author="Erdene  Undrakh" w:date="2026-10-21T22:59:00Z" w16du:dateUtc="2026-10-21T21:59:00Z">
            <w:rPr>
              <w:ins w:id="167" w:author="Erdene  Undrakh" w:date="2026-10-21T22:59:00Z"/>
              <w:lang w:val="en-US"/>
            </w:rPr>
          </w:rPrChange>
        </w:rPr>
      </w:pPr>
      <w:ins w:id="168" w:author="Erdene  Undrakh" w:date="2026-10-21T22:59:00Z">
        <w:r w:rsidRPr="00857A89">
          <w:rPr>
            <w:sz w:val="22"/>
            <w:szCs w:val="22"/>
            <w:lang w:val="en-US"/>
            <w:rPrChange w:id="169" w:author="Erdene  Undrakh" w:date="2026-10-21T22:59:00Z" w16du:dateUtc="2026-10-21T21:59:00Z">
              <w:rPr>
                <w:lang w:val="en-US"/>
              </w:rPr>
            </w:rPrChange>
          </w:rPr>
          <w:t>Tutorial 1,2,</w:t>
        </w:r>
        <w:proofErr w:type="gramStart"/>
        <w:r w:rsidRPr="00857A89">
          <w:rPr>
            <w:sz w:val="22"/>
            <w:szCs w:val="22"/>
            <w:lang w:val="en-US"/>
            <w:rPrChange w:id="170" w:author="Erdene  Undrakh" w:date="2026-10-21T22:59:00Z" w16du:dateUtc="2026-10-21T21:59:00Z">
              <w:rPr>
                <w:lang w:val="en-US"/>
              </w:rPr>
            </w:rPrChange>
          </w:rPr>
          <w:t>3  Clustering</w:t>
        </w:r>
        <w:proofErr w:type="gramEnd"/>
        <w:r w:rsidRPr="00857A89">
          <w:rPr>
            <w:sz w:val="22"/>
            <w:szCs w:val="22"/>
            <w:lang w:val="en-US"/>
            <w:rPrChange w:id="171" w:author="Erdene  Undrakh" w:date="2026-10-21T22:59:00Z" w16du:dateUtc="2026-10-21T21:59:00Z">
              <w:rPr>
                <w:lang w:val="en-US"/>
              </w:rPr>
            </w:rPrChange>
          </w:rPr>
          <w:t xml:space="preserve"> Model, “DBCAN”, “</w:t>
        </w:r>
        <w:proofErr w:type="spellStart"/>
        <w:r w:rsidRPr="00857A89">
          <w:rPr>
            <w:sz w:val="22"/>
            <w:szCs w:val="22"/>
            <w:lang w:val="en-US"/>
            <w:rPrChange w:id="172" w:author="Erdene  Undrakh" w:date="2026-10-21T22:59:00Z" w16du:dateUtc="2026-10-21T21:59:00Z">
              <w:rPr>
                <w:lang w:val="en-US"/>
              </w:rPr>
            </w:rPrChange>
          </w:rPr>
          <w:t>KMeans</w:t>
        </w:r>
        <w:proofErr w:type="spellEnd"/>
        <w:r w:rsidRPr="00857A89">
          <w:rPr>
            <w:sz w:val="22"/>
            <w:szCs w:val="22"/>
            <w:lang w:val="en-US"/>
            <w:rPrChange w:id="173" w:author="Erdene  Undrakh" w:date="2026-10-21T22:59:00Z" w16du:dateUtc="2026-10-21T21:59:00Z">
              <w:rPr>
                <w:lang w:val="en-US"/>
              </w:rPr>
            </w:rPrChange>
          </w:rPr>
          <w:t>”, “</w:t>
        </w:r>
        <w:proofErr w:type="gramStart"/>
        <w:r w:rsidRPr="00857A89">
          <w:rPr>
            <w:sz w:val="22"/>
            <w:szCs w:val="22"/>
            <w:lang w:val="en-US"/>
            <w:rPrChange w:id="174" w:author="Erdene  Undrakh" w:date="2026-10-21T22:59:00Z" w16du:dateUtc="2026-10-21T21:59:00Z">
              <w:rPr>
                <w:lang w:val="en-US"/>
              </w:rPr>
            </w:rPrChange>
          </w:rPr>
          <w:t>Hierarchy ”</w:t>
        </w:r>
        <w:proofErr w:type="gramEnd"/>
        <w:r w:rsidRPr="00857A89">
          <w:rPr>
            <w:sz w:val="22"/>
            <w:szCs w:val="22"/>
            <w:lang w:val="en-US"/>
            <w:rPrChange w:id="175" w:author="Erdene  Undrakh" w:date="2026-10-21T22:59:00Z" w16du:dateUtc="2026-10-21T21:59:00Z">
              <w:rPr>
                <w:lang w:val="en-US"/>
              </w:rPr>
            </w:rPrChange>
          </w:rPr>
          <w:t xml:space="preserve"> Muhammad Iqbal, 2026,</w:t>
        </w:r>
      </w:ins>
    </w:p>
    <w:p w14:paraId="1600F5AB" w14:textId="77777777" w:rsidR="00857A89" w:rsidRPr="00857A89" w:rsidRDefault="00857A89" w:rsidP="00857A89">
      <w:pPr>
        <w:pStyle w:val="Heading1"/>
        <w:numPr>
          <w:ilvl w:val="0"/>
          <w:numId w:val="10"/>
        </w:numPr>
        <w:rPr>
          <w:ins w:id="176" w:author="Erdene  Undrakh" w:date="2026-10-21T22:59:00Z"/>
          <w:sz w:val="22"/>
          <w:szCs w:val="22"/>
          <w:lang w:val="en-US"/>
          <w:rPrChange w:id="177" w:author="Erdene  Undrakh" w:date="2026-10-21T22:59:00Z" w16du:dateUtc="2026-10-21T21:59:00Z">
            <w:rPr>
              <w:ins w:id="178" w:author="Erdene  Undrakh" w:date="2026-10-21T22:59:00Z"/>
              <w:lang w:val="en-US"/>
            </w:rPr>
          </w:rPrChange>
        </w:rPr>
      </w:pPr>
      <w:ins w:id="179" w:author="Erdene  Undrakh" w:date="2026-10-21T22:59:00Z">
        <w:r w:rsidRPr="00857A89">
          <w:rPr>
            <w:sz w:val="22"/>
            <w:szCs w:val="22"/>
            <w:lang w:val="en-US"/>
            <w:rPrChange w:id="180" w:author="Erdene  Undrakh" w:date="2026-10-21T22:59:00Z" w16du:dateUtc="2026-10-21T21:59:00Z">
              <w:rPr>
                <w:lang w:val="en-US"/>
              </w:rPr>
            </w:rPrChange>
          </w:rPr>
          <w:fldChar w:fldCharType="begin"/>
        </w:r>
        <w:r w:rsidRPr="00857A89">
          <w:rPr>
            <w:sz w:val="22"/>
            <w:szCs w:val="22"/>
            <w:lang w:val="en-US"/>
            <w:rPrChange w:id="181" w:author="Erdene  Undrakh" w:date="2026-10-21T22:59:00Z" w16du:dateUtc="2026-10-21T21:59:00Z">
              <w:rPr>
                <w:lang w:val="en-US"/>
              </w:rPr>
            </w:rPrChange>
          </w:rPr>
          <w:instrText>HYPERLINK "https://scikit-learn.org/stable/modules/clustering.html"</w:instrText>
        </w:r>
        <w:r w:rsidRPr="00857A89">
          <w:rPr>
            <w:sz w:val="22"/>
            <w:szCs w:val="22"/>
            <w:lang w:val="en-US"/>
            <w:rPrChange w:id="182" w:author="Erdene  Undrakh" w:date="2026-10-21T22:59:00Z" w16du:dateUtc="2026-10-21T21:59:00Z">
              <w:rPr>
                <w:lang w:val="en-US"/>
              </w:rPr>
            </w:rPrChange>
          </w:rPr>
        </w:r>
        <w:r w:rsidRPr="00857A89">
          <w:rPr>
            <w:sz w:val="22"/>
            <w:szCs w:val="22"/>
            <w:lang w:val="en-US"/>
            <w:rPrChange w:id="183" w:author="Erdene  Undrakh" w:date="2026-10-21T22:59:00Z" w16du:dateUtc="2026-10-21T21:59:00Z">
              <w:rPr>
                <w:lang w:val="en-US"/>
              </w:rPr>
            </w:rPrChange>
          </w:rPr>
          <w:fldChar w:fldCharType="separate"/>
        </w:r>
        <w:r w:rsidRPr="00857A89">
          <w:rPr>
            <w:rStyle w:val="Hyperlink"/>
            <w:sz w:val="22"/>
            <w:szCs w:val="22"/>
            <w:lang w:val="en-US"/>
            <w:rPrChange w:id="184" w:author="Erdene  Undrakh" w:date="2026-10-21T22:59:00Z" w16du:dateUtc="2026-10-21T21:59:00Z">
              <w:rPr>
                <w:rStyle w:val="Hyperlink"/>
                <w:lang w:val="en-US"/>
              </w:rPr>
            </w:rPrChange>
          </w:rPr>
          <w:t>https://scikit-learn.org/stable/modules/clustering.html</w:t>
        </w:r>
      </w:ins>
      <w:ins w:id="185" w:author="Erdene  Undrakh" w:date="2026-10-21T22:59:00Z" w16du:dateUtc="2026-10-21T21:59:00Z">
        <w:r w:rsidRPr="00857A89">
          <w:rPr>
            <w:sz w:val="22"/>
            <w:szCs w:val="22"/>
            <w:rPrChange w:id="186" w:author="Erdene  Undrakh" w:date="2026-10-21T22:59:00Z" w16du:dateUtc="2026-10-21T21:59:00Z">
              <w:rPr/>
            </w:rPrChange>
          </w:rPr>
          <w:fldChar w:fldCharType="end"/>
        </w:r>
      </w:ins>
    </w:p>
    <w:p w14:paraId="3DDD6ED2" w14:textId="77777777" w:rsidR="00857A89" w:rsidRPr="00857A89" w:rsidRDefault="00857A89" w:rsidP="00857A89">
      <w:pPr>
        <w:pStyle w:val="Heading1"/>
        <w:numPr>
          <w:ilvl w:val="0"/>
          <w:numId w:val="10"/>
        </w:numPr>
        <w:rPr>
          <w:ins w:id="187" w:author="Erdene  Undrakh" w:date="2026-10-21T22:59:00Z"/>
          <w:sz w:val="22"/>
          <w:szCs w:val="22"/>
          <w:lang w:val="en-US"/>
          <w:rPrChange w:id="188" w:author="Erdene  Undrakh" w:date="2026-10-21T22:59:00Z" w16du:dateUtc="2026-10-21T21:59:00Z">
            <w:rPr>
              <w:ins w:id="189" w:author="Erdene  Undrakh" w:date="2026-10-21T22:59:00Z"/>
              <w:lang w:val="en-US"/>
            </w:rPr>
          </w:rPrChange>
        </w:rPr>
      </w:pPr>
      <w:ins w:id="190" w:author="Erdene  Undrakh" w:date="2026-10-21T22:59:00Z">
        <w:r w:rsidRPr="00857A89">
          <w:rPr>
            <w:sz w:val="22"/>
            <w:szCs w:val="22"/>
            <w:lang w:val="en-US"/>
            <w:rPrChange w:id="191" w:author="Erdene  Undrakh" w:date="2026-10-21T22:59:00Z" w16du:dateUtc="2026-10-21T21:59:00Z">
              <w:rPr>
                <w:lang w:val="en-US"/>
              </w:rPr>
            </w:rPrChange>
          </w:rPr>
          <w:t xml:space="preserve">Apartment for Rent Classified [Dataset]. (2019). UCI Machine Learning Repository. </w:t>
        </w:r>
        <w:r w:rsidRPr="00857A89">
          <w:rPr>
            <w:sz w:val="22"/>
            <w:szCs w:val="22"/>
            <w:lang w:val="en-US"/>
            <w:rPrChange w:id="192" w:author="Erdene  Undrakh" w:date="2026-10-21T22:59:00Z" w16du:dateUtc="2026-10-21T21:59:00Z">
              <w:rPr>
                <w:lang w:val="en-US"/>
              </w:rPr>
            </w:rPrChange>
          </w:rPr>
          <w:fldChar w:fldCharType="begin"/>
        </w:r>
        <w:r w:rsidRPr="00857A89">
          <w:rPr>
            <w:sz w:val="22"/>
            <w:szCs w:val="22"/>
            <w:lang w:val="en-US"/>
            <w:rPrChange w:id="193" w:author="Erdene  Undrakh" w:date="2026-10-21T22:59:00Z" w16du:dateUtc="2026-10-21T21:59:00Z">
              <w:rPr>
                <w:lang w:val="en-US"/>
              </w:rPr>
            </w:rPrChange>
          </w:rPr>
          <w:instrText>HYPERLINK "https://doi.org/10.24432/C5X623"</w:instrText>
        </w:r>
        <w:r w:rsidRPr="00857A89">
          <w:rPr>
            <w:sz w:val="22"/>
            <w:szCs w:val="22"/>
            <w:lang w:val="en-US"/>
            <w:rPrChange w:id="194" w:author="Erdene  Undrakh" w:date="2026-10-21T22:59:00Z" w16du:dateUtc="2026-10-21T21:59:00Z">
              <w:rPr>
                <w:lang w:val="en-US"/>
              </w:rPr>
            </w:rPrChange>
          </w:rPr>
        </w:r>
        <w:r w:rsidRPr="00857A89">
          <w:rPr>
            <w:sz w:val="22"/>
            <w:szCs w:val="22"/>
            <w:lang w:val="en-US"/>
            <w:rPrChange w:id="195" w:author="Erdene  Undrakh" w:date="2026-10-21T22:59:00Z" w16du:dateUtc="2026-10-21T21:59:00Z">
              <w:rPr>
                <w:lang w:val="en-US"/>
              </w:rPr>
            </w:rPrChange>
          </w:rPr>
          <w:fldChar w:fldCharType="separate"/>
        </w:r>
        <w:r w:rsidRPr="00857A89">
          <w:rPr>
            <w:rStyle w:val="Hyperlink"/>
            <w:sz w:val="22"/>
            <w:szCs w:val="22"/>
            <w:lang w:val="en-US"/>
            <w:rPrChange w:id="196" w:author="Erdene  Undrakh" w:date="2026-10-21T22:59:00Z" w16du:dateUtc="2026-10-21T21:59:00Z">
              <w:rPr>
                <w:rStyle w:val="Hyperlink"/>
                <w:lang w:val="en-US"/>
              </w:rPr>
            </w:rPrChange>
          </w:rPr>
          <w:t>https://doi.org/10.24432/C5X623</w:t>
        </w:r>
      </w:ins>
      <w:ins w:id="197" w:author="Erdene  Undrakh" w:date="2026-10-21T22:59:00Z" w16du:dateUtc="2026-10-21T21:59:00Z">
        <w:r w:rsidRPr="00857A89">
          <w:rPr>
            <w:sz w:val="22"/>
            <w:szCs w:val="22"/>
            <w:rPrChange w:id="198" w:author="Erdene  Undrakh" w:date="2026-10-21T22:59:00Z" w16du:dateUtc="2026-10-21T21:59:00Z">
              <w:rPr/>
            </w:rPrChange>
          </w:rPr>
          <w:fldChar w:fldCharType="end"/>
        </w:r>
      </w:ins>
      <w:ins w:id="199" w:author="Erdene  Undrakh" w:date="2026-10-21T22:59:00Z">
        <w:r w:rsidRPr="00857A89">
          <w:rPr>
            <w:sz w:val="22"/>
            <w:szCs w:val="22"/>
            <w:lang w:val="en-US"/>
            <w:rPrChange w:id="200" w:author="Erdene  Undrakh" w:date="2026-10-21T22:59:00Z" w16du:dateUtc="2026-10-21T21:59:00Z">
              <w:rPr>
                <w:lang w:val="en-US"/>
              </w:rPr>
            </w:rPrChange>
          </w:rPr>
          <w:t>.</w:t>
        </w:r>
      </w:ins>
    </w:p>
    <w:p w14:paraId="72F155FD" w14:textId="77777777" w:rsidR="00857A89" w:rsidRPr="00857A89" w:rsidRDefault="00857A89" w:rsidP="00857A89">
      <w:pPr>
        <w:pStyle w:val="Heading1"/>
        <w:numPr>
          <w:ilvl w:val="0"/>
          <w:numId w:val="10"/>
        </w:numPr>
        <w:rPr>
          <w:ins w:id="201" w:author="Erdene  Undrakh" w:date="2026-10-21T22:59:00Z"/>
          <w:sz w:val="22"/>
          <w:szCs w:val="22"/>
          <w:lang w:val="en-US"/>
          <w:rPrChange w:id="202" w:author="Erdene  Undrakh" w:date="2026-10-21T22:59:00Z" w16du:dateUtc="2026-10-21T21:59:00Z">
            <w:rPr>
              <w:ins w:id="203" w:author="Erdene  Undrakh" w:date="2026-10-21T22:59:00Z"/>
              <w:lang w:val="en-US"/>
            </w:rPr>
          </w:rPrChange>
        </w:rPr>
      </w:pPr>
      <w:ins w:id="204" w:author="Erdene  Undrakh" w:date="2026-10-21T22:59:00Z">
        <w:r w:rsidRPr="00857A89">
          <w:rPr>
            <w:sz w:val="22"/>
            <w:szCs w:val="22"/>
            <w:lang w:val="en-US"/>
            <w:rPrChange w:id="205" w:author="Erdene  Undrakh" w:date="2026-10-21T22:59:00Z" w16du:dateUtc="2026-10-21T21:59:00Z">
              <w:rPr>
                <w:lang w:val="en-US"/>
              </w:rPr>
            </w:rPrChange>
          </w:rPr>
          <w:t>https://finance.yahoo.com/quote/%5EPFE/history/</w:t>
        </w:r>
      </w:ins>
    </w:p>
    <w:p w14:paraId="01056A1A" w14:textId="380C75EE" w:rsidR="0051184F" w:rsidRPr="00857A89" w:rsidDel="000B1D95" w:rsidRDefault="0051184F">
      <w:pPr>
        <w:rPr>
          <w:del w:id="206" w:author="Erdene  Undrakh" w:date="2026-05-29T19:53:00Z" w16du:dateUtc="2026-05-29T18:53:00Z"/>
          <w:sz w:val="20"/>
          <w:szCs w:val="20"/>
          <w:rPrChange w:id="207" w:author="Erdene  Undrakh" w:date="2026-10-21T22:59:00Z" w16du:dateUtc="2026-10-21T21:59:00Z">
            <w:rPr>
              <w:del w:id="208" w:author="Erdene  Undrakh" w:date="2026-05-29T19:53:00Z" w16du:dateUtc="2026-05-29T18:53:00Z"/>
            </w:rPr>
          </w:rPrChange>
        </w:rPr>
      </w:pPr>
    </w:p>
    <w:p w14:paraId="11070869" w14:textId="2F454377" w:rsidR="00522537" w:rsidRPr="00857A89" w:rsidDel="000B1D95" w:rsidRDefault="00903F3A" w:rsidP="00FD1DF3">
      <w:pPr>
        <w:pStyle w:val="ListParagraph"/>
        <w:numPr>
          <w:ilvl w:val="0"/>
          <w:numId w:val="8"/>
        </w:numPr>
        <w:rPr>
          <w:del w:id="209" w:author="Erdene  Undrakh" w:date="2026-05-29T19:53:00Z" w16du:dateUtc="2026-05-29T18:53:00Z"/>
          <w:color w:val="FF0000"/>
          <w:sz w:val="20"/>
          <w:szCs w:val="20"/>
          <w:rPrChange w:id="210" w:author="Erdene  Undrakh" w:date="2026-10-21T22:59:00Z" w16du:dateUtc="2026-10-21T21:59:00Z">
            <w:rPr>
              <w:del w:id="211" w:author="Erdene  Undrakh" w:date="2026-05-29T19:53:00Z" w16du:dateUtc="2026-05-29T18:53:00Z"/>
            </w:rPr>
          </w:rPrChange>
        </w:rPr>
      </w:pPr>
      <w:del w:id="212" w:author="Erdene  Undrakh" w:date="2026-05-29T19:53:00Z" w16du:dateUtc="2026-05-29T18:53:00Z">
        <w:r w:rsidRPr="00857A89" w:rsidDel="000B1D95">
          <w:rPr>
            <w:color w:val="FF0000"/>
            <w:sz w:val="20"/>
            <w:szCs w:val="20"/>
            <w:rPrChange w:id="213" w:author="Erdene  Undrakh" w:date="2026-10-21T22:59:00Z" w16du:dateUtc="2026-10-21T21:59:00Z">
              <w:rPr>
                <w:color w:val="FF0000"/>
              </w:rPr>
            </w:rPrChange>
          </w:rPr>
          <w:delText xml:space="preserve">Muhamed Iqbal, CCT, Lectures and Tutorials, </w:delText>
        </w:r>
      </w:del>
    </w:p>
    <w:p w14:paraId="497D5F14" w14:textId="3C5BBC80" w:rsidR="0051184F" w:rsidRPr="00857A89" w:rsidDel="000B1D95" w:rsidRDefault="00522537" w:rsidP="00FD1DF3">
      <w:pPr>
        <w:pStyle w:val="ListParagraph"/>
        <w:numPr>
          <w:ilvl w:val="0"/>
          <w:numId w:val="8"/>
        </w:numPr>
        <w:rPr>
          <w:del w:id="214" w:author="Erdene  Undrakh" w:date="2026-05-29T19:53:00Z" w16du:dateUtc="2026-05-29T18:53:00Z"/>
          <w:sz w:val="20"/>
          <w:szCs w:val="20"/>
          <w:rPrChange w:id="215" w:author="Erdene  Undrakh" w:date="2026-10-21T22:59:00Z" w16du:dateUtc="2026-10-21T21:59:00Z">
            <w:rPr>
              <w:del w:id="216" w:author="Erdene  Undrakh" w:date="2026-05-29T19:53:00Z" w16du:dateUtc="2026-05-29T18:53:00Z"/>
            </w:rPr>
          </w:rPrChange>
        </w:rPr>
      </w:pPr>
      <w:del w:id="217" w:author="Erdene  Undrakh" w:date="2026-05-29T19:53:00Z" w16du:dateUtc="2026-05-29T18:53:00Z">
        <w:r w:rsidRPr="00857A89" w:rsidDel="000B1D95">
          <w:rPr>
            <w:sz w:val="20"/>
            <w:szCs w:val="20"/>
            <w:rPrChange w:id="218" w:author="Erdene  Undrakh" w:date="2026-10-21T22:59:00Z" w16du:dateUtc="2026-10-21T21:59:00Z">
              <w:rPr/>
            </w:rPrChange>
          </w:rPr>
          <w:delText xml:space="preserve">David McQuiad, CCT, Practice notebook in class </w:delText>
        </w:r>
      </w:del>
    </w:p>
    <w:p w14:paraId="69B569AA" w14:textId="3AC09C3E" w:rsidR="0051184F" w:rsidRPr="00857A89" w:rsidDel="000B1D95" w:rsidRDefault="0051184F">
      <w:pPr>
        <w:rPr>
          <w:del w:id="219" w:author="Erdene  Undrakh" w:date="2026-05-29T19:53:00Z" w16du:dateUtc="2026-05-29T18:53:00Z"/>
          <w:sz w:val="20"/>
          <w:szCs w:val="20"/>
          <w:rPrChange w:id="220" w:author="Erdene  Undrakh" w:date="2026-10-21T22:59:00Z" w16du:dateUtc="2026-10-21T21:59:00Z">
            <w:rPr>
              <w:del w:id="221" w:author="Erdene  Undrakh" w:date="2026-05-29T19:53:00Z" w16du:dateUtc="2026-05-29T18:53:00Z"/>
            </w:rPr>
          </w:rPrChange>
        </w:rPr>
      </w:pPr>
    </w:p>
    <w:p w14:paraId="6FA39212" w14:textId="77777777" w:rsidR="0051184F" w:rsidRPr="00857A89" w:rsidDel="000B1D95" w:rsidRDefault="0051184F">
      <w:pPr>
        <w:rPr>
          <w:del w:id="222" w:author="Erdene  Undrakh" w:date="2026-05-29T19:53:00Z" w16du:dateUtc="2026-05-29T18:53:00Z"/>
          <w:sz w:val="20"/>
          <w:szCs w:val="20"/>
          <w:rPrChange w:id="223" w:author="Erdene  Undrakh" w:date="2026-10-21T22:59:00Z" w16du:dateUtc="2026-10-21T21:59:00Z">
            <w:rPr>
              <w:del w:id="224" w:author="Erdene  Undrakh" w:date="2026-05-29T19:53:00Z" w16du:dateUtc="2026-05-29T18:53:00Z"/>
            </w:rPr>
          </w:rPrChange>
        </w:rPr>
      </w:pPr>
    </w:p>
    <w:p w14:paraId="7127AB48" w14:textId="26D9DC6D" w:rsidR="0051184F" w:rsidRPr="00857A89" w:rsidDel="000B1D95" w:rsidRDefault="0051184F">
      <w:pPr>
        <w:rPr>
          <w:del w:id="225" w:author="Erdene  Undrakh" w:date="2026-05-29T19:53:00Z" w16du:dateUtc="2026-05-29T18:53:00Z"/>
          <w:sz w:val="20"/>
          <w:szCs w:val="20"/>
          <w:rPrChange w:id="226" w:author="Erdene  Undrakh" w:date="2026-10-21T22:59:00Z" w16du:dateUtc="2026-10-21T21:59:00Z">
            <w:rPr>
              <w:del w:id="227" w:author="Erdene  Undrakh" w:date="2026-05-29T19:53:00Z" w16du:dateUtc="2026-05-29T18:53:00Z"/>
            </w:rPr>
          </w:rPrChange>
        </w:rPr>
      </w:pPr>
    </w:p>
    <w:p w14:paraId="19E2D4FB" w14:textId="77777777" w:rsidR="0051184F" w:rsidRPr="00857A89" w:rsidDel="000B1D95" w:rsidRDefault="0051184F">
      <w:pPr>
        <w:rPr>
          <w:del w:id="228" w:author="Erdene  Undrakh" w:date="2026-05-29T19:53:00Z" w16du:dateUtc="2026-05-29T18:53:00Z"/>
          <w:sz w:val="20"/>
          <w:szCs w:val="20"/>
          <w:rPrChange w:id="229" w:author="Erdene  Undrakh" w:date="2026-10-21T22:59:00Z" w16du:dateUtc="2026-10-21T21:59:00Z">
            <w:rPr>
              <w:del w:id="230" w:author="Erdene  Undrakh" w:date="2026-05-29T19:53:00Z" w16du:dateUtc="2026-05-29T18:53:00Z"/>
            </w:rPr>
          </w:rPrChange>
        </w:rPr>
      </w:pPr>
    </w:p>
    <w:p w14:paraId="2E116359" w14:textId="77777777" w:rsidR="0051184F" w:rsidRPr="00857A89" w:rsidDel="000B1D95" w:rsidRDefault="0051184F">
      <w:pPr>
        <w:rPr>
          <w:del w:id="231" w:author="Erdene  Undrakh" w:date="2026-05-29T19:53:00Z" w16du:dateUtc="2026-05-29T18:53:00Z"/>
          <w:sz w:val="20"/>
          <w:szCs w:val="20"/>
          <w:rPrChange w:id="232" w:author="Erdene  Undrakh" w:date="2026-10-21T22:59:00Z" w16du:dateUtc="2026-10-21T21:59:00Z">
            <w:rPr>
              <w:del w:id="233" w:author="Erdene  Undrakh" w:date="2026-05-29T19:53:00Z" w16du:dateUtc="2026-05-29T18:53:00Z"/>
            </w:rPr>
          </w:rPrChange>
        </w:rPr>
      </w:pPr>
    </w:p>
    <w:p w14:paraId="6C1D0FB7" w14:textId="77777777" w:rsidR="0051184F" w:rsidRPr="00857A89" w:rsidDel="000B1D95" w:rsidRDefault="0051184F">
      <w:pPr>
        <w:rPr>
          <w:del w:id="234" w:author="Erdene  Undrakh" w:date="2026-05-29T19:53:00Z" w16du:dateUtc="2026-05-29T18:53:00Z"/>
          <w:sz w:val="20"/>
          <w:szCs w:val="20"/>
          <w:rPrChange w:id="235" w:author="Erdene  Undrakh" w:date="2026-10-21T22:59:00Z" w16du:dateUtc="2026-10-21T21:59:00Z">
            <w:rPr>
              <w:del w:id="236" w:author="Erdene  Undrakh" w:date="2026-05-29T19:53:00Z" w16du:dateUtc="2026-05-29T18:53:00Z"/>
            </w:rPr>
          </w:rPrChange>
        </w:rPr>
      </w:pPr>
    </w:p>
    <w:p w14:paraId="31F0DD23" w14:textId="0F2EFA25" w:rsidR="0051184F" w:rsidRPr="00857A89" w:rsidDel="000B1D95" w:rsidRDefault="0051184F">
      <w:pPr>
        <w:rPr>
          <w:del w:id="237" w:author="Erdene  Undrakh" w:date="2026-05-29T19:53:00Z" w16du:dateUtc="2026-05-29T18:53:00Z"/>
          <w:sz w:val="20"/>
          <w:szCs w:val="20"/>
          <w:rPrChange w:id="238" w:author="Erdene  Undrakh" w:date="2026-10-21T22:59:00Z" w16du:dateUtc="2026-10-21T21:59:00Z">
            <w:rPr>
              <w:del w:id="239" w:author="Erdene  Undrakh" w:date="2026-05-29T19:53:00Z" w16du:dateUtc="2026-05-29T18:53:00Z"/>
            </w:rPr>
          </w:rPrChange>
        </w:rPr>
      </w:pPr>
    </w:p>
    <w:p w14:paraId="494631A1" w14:textId="77777777" w:rsidR="009C6F4A" w:rsidRPr="00857A89" w:rsidDel="000B1D95" w:rsidRDefault="009C6F4A">
      <w:pPr>
        <w:pStyle w:val="Heading1"/>
        <w:rPr>
          <w:ins w:id="240" w:author="Undrakh Bat" w:date="2026-04-26T19:14:00Z" w16du:dateUtc="2026-04-26T18:14:00Z"/>
          <w:del w:id="241" w:author="Erdene  Undrakh" w:date="2026-05-29T19:53:00Z" w16du:dateUtc="2026-05-29T18:53:00Z"/>
          <w:sz w:val="20"/>
          <w:szCs w:val="20"/>
          <w:rPrChange w:id="242" w:author="Erdene  Undrakh" w:date="2026-10-21T22:59:00Z" w16du:dateUtc="2026-10-21T21:59:00Z">
            <w:rPr>
              <w:ins w:id="243" w:author="Undrakh Bat" w:date="2026-04-26T19:14:00Z" w16du:dateUtc="2026-04-26T18:14:00Z"/>
              <w:del w:id="244" w:author="Erdene  Undrakh" w:date="2026-05-29T19:53:00Z" w16du:dateUtc="2026-05-29T18:53:00Z"/>
            </w:rPr>
          </w:rPrChange>
        </w:rPr>
      </w:pPr>
      <w:bookmarkStart w:id="245" w:name="_heading=h.kfkjs3rwl2c1" w:colFirst="0" w:colLast="0"/>
      <w:bookmarkEnd w:id="245"/>
    </w:p>
    <w:p w14:paraId="60159A5B" w14:textId="77777777" w:rsidR="009C6F4A" w:rsidRPr="00857A89" w:rsidDel="000B1D95" w:rsidRDefault="009C6F4A">
      <w:pPr>
        <w:pStyle w:val="Heading1"/>
        <w:rPr>
          <w:ins w:id="246" w:author="Undrakh Bat" w:date="2026-04-26T19:14:00Z" w16du:dateUtc="2026-04-26T18:14:00Z"/>
          <w:del w:id="247" w:author="Erdene  Undrakh" w:date="2026-05-29T19:53:00Z" w16du:dateUtc="2026-05-29T18:53:00Z"/>
          <w:sz w:val="20"/>
          <w:szCs w:val="20"/>
          <w:rPrChange w:id="248" w:author="Erdene  Undrakh" w:date="2026-10-21T22:59:00Z" w16du:dateUtc="2026-10-21T21:59:00Z">
            <w:rPr>
              <w:ins w:id="249" w:author="Undrakh Bat" w:date="2026-04-26T19:14:00Z" w16du:dateUtc="2026-04-26T18:14:00Z"/>
              <w:del w:id="250" w:author="Erdene  Undrakh" w:date="2026-05-29T19:53:00Z" w16du:dateUtc="2026-05-29T18:53:00Z"/>
            </w:rPr>
          </w:rPrChange>
        </w:rPr>
      </w:pPr>
    </w:p>
    <w:p w14:paraId="2DF4E72C" w14:textId="77777777" w:rsidR="009C6F4A" w:rsidRPr="00857A89" w:rsidDel="000B1D95" w:rsidRDefault="009C6F4A">
      <w:pPr>
        <w:pStyle w:val="Heading1"/>
        <w:rPr>
          <w:ins w:id="251" w:author="Undrakh Bat" w:date="2026-04-26T19:14:00Z" w16du:dateUtc="2026-04-26T18:14:00Z"/>
          <w:del w:id="252" w:author="Erdene  Undrakh" w:date="2026-05-29T19:53:00Z" w16du:dateUtc="2026-05-29T18:53:00Z"/>
          <w:sz w:val="20"/>
          <w:szCs w:val="20"/>
          <w:rPrChange w:id="253" w:author="Erdene  Undrakh" w:date="2026-10-21T22:59:00Z" w16du:dateUtc="2026-10-21T21:59:00Z">
            <w:rPr>
              <w:ins w:id="254" w:author="Undrakh Bat" w:date="2026-04-26T19:14:00Z" w16du:dateUtc="2026-04-26T18:14:00Z"/>
              <w:del w:id="255" w:author="Erdene  Undrakh" w:date="2026-05-29T19:53:00Z" w16du:dateUtc="2026-05-29T18:53:00Z"/>
            </w:rPr>
          </w:rPrChange>
        </w:rPr>
      </w:pPr>
    </w:p>
    <w:p w14:paraId="10E25BCF" w14:textId="77777777" w:rsidR="009C6F4A" w:rsidRPr="00857A89" w:rsidDel="000B1D95" w:rsidRDefault="009C6F4A">
      <w:pPr>
        <w:pStyle w:val="Heading1"/>
        <w:rPr>
          <w:ins w:id="256" w:author="Undrakh Bat" w:date="2026-04-26T19:14:00Z" w16du:dateUtc="2026-04-26T18:14:00Z"/>
          <w:del w:id="257" w:author="Erdene  Undrakh" w:date="2026-05-29T19:53:00Z" w16du:dateUtc="2026-05-29T18:53:00Z"/>
          <w:sz w:val="20"/>
          <w:szCs w:val="20"/>
          <w:rPrChange w:id="258" w:author="Erdene  Undrakh" w:date="2026-10-21T22:59:00Z" w16du:dateUtc="2026-10-21T21:59:00Z">
            <w:rPr>
              <w:ins w:id="259" w:author="Undrakh Bat" w:date="2026-04-26T19:14:00Z" w16du:dateUtc="2026-04-26T18:14:00Z"/>
              <w:del w:id="260" w:author="Erdene  Undrakh" w:date="2026-05-29T19:53:00Z" w16du:dateUtc="2026-05-29T18:53:00Z"/>
            </w:rPr>
          </w:rPrChange>
        </w:rPr>
      </w:pPr>
    </w:p>
    <w:p w14:paraId="3E772488" w14:textId="77777777" w:rsidR="009C6F4A" w:rsidRPr="00857A89" w:rsidDel="000B1D95" w:rsidRDefault="009C6F4A">
      <w:pPr>
        <w:pStyle w:val="Heading1"/>
        <w:rPr>
          <w:ins w:id="261" w:author="Undrakh Bat" w:date="2026-04-26T19:14:00Z" w16du:dateUtc="2026-04-26T18:14:00Z"/>
          <w:del w:id="262" w:author="Erdene  Undrakh" w:date="2026-05-29T19:53:00Z" w16du:dateUtc="2026-05-29T18:53:00Z"/>
          <w:sz w:val="20"/>
          <w:szCs w:val="20"/>
          <w:rPrChange w:id="263" w:author="Erdene  Undrakh" w:date="2026-10-21T22:59:00Z" w16du:dateUtc="2026-10-21T21:59:00Z">
            <w:rPr>
              <w:ins w:id="264" w:author="Undrakh Bat" w:date="2026-04-26T19:14:00Z" w16du:dateUtc="2026-04-26T18:14:00Z"/>
              <w:del w:id="265" w:author="Erdene  Undrakh" w:date="2026-05-29T19:53:00Z" w16du:dateUtc="2026-05-29T18:53:00Z"/>
            </w:rPr>
          </w:rPrChange>
        </w:rPr>
      </w:pPr>
    </w:p>
    <w:p w14:paraId="4390E3F8" w14:textId="77777777" w:rsidR="009C6F4A" w:rsidRPr="00857A89" w:rsidDel="000B1D95" w:rsidRDefault="009C6F4A">
      <w:pPr>
        <w:pStyle w:val="Heading1"/>
        <w:rPr>
          <w:ins w:id="266" w:author="Undrakh Bat" w:date="2026-04-26T19:14:00Z" w16du:dateUtc="2026-04-26T18:14:00Z"/>
          <w:del w:id="267" w:author="Erdene  Undrakh" w:date="2026-05-29T19:53:00Z" w16du:dateUtc="2026-05-29T18:53:00Z"/>
          <w:sz w:val="20"/>
          <w:szCs w:val="20"/>
          <w:rPrChange w:id="268" w:author="Erdene  Undrakh" w:date="2026-10-21T22:59:00Z" w16du:dateUtc="2026-10-21T21:59:00Z">
            <w:rPr>
              <w:ins w:id="269" w:author="Undrakh Bat" w:date="2026-04-26T19:14:00Z" w16du:dateUtc="2026-04-26T18:14:00Z"/>
              <w:del w:id="270" w:author="Erdene  Undrakh" w:date="2026-05-29T19:53:00Z" w16du:dateUtc="2026-05-29T18:53:00Z"/>
            </w:rPr>
          </w:rPrChange>
        </w:rPr>
      </w:pPr>
    </w:p>
    <w:p w14:paraId="3F6FA7D3" w14:textId="040637A6" w:rsidR="0051184F" w:rsidRPr="00857A89" w:rsidDel="000B1D95" w:rsidRDefault="00E73B14">
      <w:pPr>
        <w:pStyle w:val="Heading1"/>
        <w:rPr>
          <w:del w:id="271" w:author="Erdene  Undrakh" w:date="2026-05-29T19:53:00Z" w16du:dateUtc="2026-05-29T18:53:00Z"/>
          <w:sz w:val="20"/>
          <w:szCs w:val="20"/>
          <w:rPrChange w:id="272" w:author="Erdene  Undrakh" w:date="2026-10-21T22:59:00Z" w16du:dateUtc="2026-10-21T21:59:00Z">
            <w:rPr>
              <w:del w:id="273" w:author="Erdene  Undrakh" w:date="2026-05-29T19:53:00Z" w16du:dateUtc="2026-05-29T18:53:00Z"/>
            </w:rPr>
          </w:rPrChange>
        </w:rPr>
      </w:pPr>
      <w:del w:id="274" w:author="Erdene  Undrakh" w:date="2026-05-29T19:53:00Z" w16du:dateUtc="2026-05-29T18:53:00Z">
        <w:r w:rsidRPr="00857A89" w:rsidDel="000B1D95">
          <w:rPr>
            <w:sz w:val="20"/>
            <w:szCs w:val="20"/>
            <w:rPrChange w:id="275" w:author="Erdene  Undrakh" w:date="2026-10-21T22:59:00Z" w16du:dateUtc="2026-10-21T21:59:00Z">
              <w:rPr/>
            </w:rPrChange>
          </w:rPr>
          <w:delText>Appendix</w:delText>
        </w:r>
      </w:del>
    </w:p>
    <w:p w14:paraId="67D903CB" w14:textId="13EDAA62" w:rsidR="0051184F" w:rsidRPr="00857A89" w:rsidRDefault="009C6F4A">
      <w:pPr>
        <w:rPr>
          <w:color w:val="FF0000"/>
          <w:sz w:val="20"/>
          <w:szCs w:val="20"/>
          <w:rPrChange w:id="276" w:author="Erdene  Undrakh" w:date="2026-10-21T22:59:00Z" w16du:dateUtc="2026-10-21T21:59:00Z">
            <w:rPr>
              <w:color w:val="FF0000"/>
            </w:rPr>
          </w:rPrChange>
        </w:rPr>
      </w:pPr>
      <w:ins w:id="277" w:author="Undrakh Bat" w:date="2026-04-26T19:13:00Z" w16du:dateUtc="2026-04-26T18:13:00Z">
        <w:del w:id="278" w:author="Erdene  Undrakh" w:date="2026-05-29T19:53:00Z" w16du:dateUtc="2026-05-29T18:53:00Z">
          <w:r w:rsidRPr="00857A89" w:rsidDel="000B1D95">
            <w:rPr>
              <w:noProof/>
              <w:sz w:val="20"/>
              <w:szCs w:val="20"/>
              <w:rPrChange w:id="279" w:author="Erdene  Undrakh" w:date="2026-10-21T22:59:00Z" w16du:dateUtc="2026-10-21T21:59:00Z">
                <w:rPr>
                  <w:noProof/>
                </w:rPr>
              </w:rPrChange>
            </w:rPr>
            <w:drawing>
              <wp:anchor distT="0" distB="0" distL="114300" distR="114300" simplePos="0" relativeHeight="251660800" behindDoc="0" locked="0" layoutInCell="1" allowOverlap="1" wp14:anchorId="17117282" wp14:editId="1FAE2155">
                <wp:simplePos x="0" y="0"/>
                <wp:positionH relativeFrom="column">
                  <wp:posOffset>3479800</wp:posOffset>
                </wp:positionH>
                <wp:positionV relativeFrom="paragraph">
                  <wp:posOffset>161290</wp:posOffset>
                </wp:positionV>
                <wp:extent cx="2003425" cy="3823970"/>
                <wp:effectExtent l="0" t="0" r="3175" b="0"/>
                <wp:wrapTopAndBottom/>
                <wp:docPr id="6513222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322249" name="Picture 651322249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3425" cy="3823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del>
      </w:ins>
      <w:ins w:id="280" w:author="Undrakh Bat" w:date="2026-04-26T19:05:00Z" w16du:dateUtc="2026-04-26T18:05:00Z">
        <w:del w:id="281" w:author="Erdene  Undrakh" w:date="2026-05-29T19:53:00Z" w16du:dateUtc="2026-05-29T18:53:00Z">
          <w:r w:rsidR="00451FD5" w:rsidRPr="00857A89" w:rsidDel="000B1D95">
            <w:rPr>
              <w:noProof/>
              <w:sz w:val="20"/>
              <w:szCs w:val="20"/>
              <w:rPrChange w:id="282" w:author="Erdene  Undrakh" w:date="2026-10-21T22:59:00Z" w16du:dateUtc="2026-10-21T21:59:00Z">
                <w:rPr>
                  <w:noProof/>
                </w:rPr>
              </w:rPrChange>
            </w:rPr>
            <w:drawing>
              <wp:anchor distT="0" distB="0" distL="114300" distR="114300" simplePos="0" relativeHeight="251659776" behindDoc="0" locked="0" layoutInCell="1" allowOverlap="1" wp14:anchorId="19852CD1" wp14:editId="65233D25">
                <wp:simplePos x="0" y="0"/>
                <wp:positionH relativeFrom="column">
                  <wp:posOffset>-20955</wp:posOffset>
                </wp:positionH>
                <wp:positionV relativeFrom="paragraph">
                  <wp:posOffset>48260</wp:posOffset>
                </wp:positionV>
                <wp:extent cx="2509520" cy="3367405"/>
                <wp:effectExtent l="0" t="0" r="5080" b="0"/>
                <wp:wrapTopAndBottom/>
                <wp:docPr id="128501587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5015876" name="Picture 1285015876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9520" cy="3367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del>
      </w:ins>
    </w:p>
    <w:p w14:paraId="6355C16D" w14:textId="1E4556F4" w:rsidR="0051184F" w:rsidRDefault="0051184F">
      <w:pPr>
        <w:rPr>
          <w:ins w:id="283" w:author="Erdene  Undrakh" w:date="2026-10-21T23:09:00Z" w16du:dateUtc="2026-10-21T22:09:00Z"/>
          <w:sz w:val="20"/>
          <w:szCs w:val="20"/>
        </w:rPr>
      </w:pPr>
    </w:p>
    <w:p w14:paraId="1BD8DB68" w14:textId="77777777" w:rsidR="00E03164" w:rsidRDefault="00E03164">
      <w:pPr>
        <w:rPr>
          <w:ins w:id="284" w:author="Erdene  Undrakh" w:date="2026-10-21T23:09:00Z" w16du:dateUtc="2026-10-21T22:09:00Z"/>
          <w:sz w:val="20"/>
          <w:szCs w:val="20"/>
        </w:rPr>
      </w:pPr>
    </w:p>
    <w:p w14:paraId="7B9B096B" w14:textId="759D5983" w:rsidR="00E03164" w:rsidRDefault="00E03164">
      <w:pPr>
        <w:rPr>
          <w:ins w:id="285" w:author="Erdene  Undrakh" w:date="2026-10-21T23:11:00Z" w16du:dateUtc="2026-10-21T22:11:00Z"/>
          <w:sz w:val="20"/>
          <w:szCs w:val="20"/>
        </w:rPr>
      </w:pPr>
    </w:p>
    <w:p w14:paraId="45D52AA6" w14:textId="77777777" w:rsidR="00E03164" w:rsidRDefault="00E03164">
      <w:pPr>
        <w:rPr>
          <w:ins w:id="286" w:author="Erdene  Undrakh" w:date="2026-10-21T23:11:00Z" w16du:dateUtc="2026-10-21T22:11:00Z"/>
          <w:sz w:val="20"/>
          <w:szCs w:val="20"/>
        </w:rPr>
      </w:pPr>
    </w:p>
    <w:p w14:paraId="19F41DF0" w14:textId="77777777" w:rsidR="00E03164" w:rsidRDefault="00E03164">
      <w:pPr>
        <w:rPr>
          <w:ins w:id="287" w:author="Erdene  Undrakh" w:date="2026-10-21T23:11:00Z" w16du:dateUtc="2026-10-21T22:11:00Z"/>
          <w:sz w:val="20"/>
          <w:szCs w:val="20"/>
        </w:rPr>
      </w:pPr>
    </w:p>
    <w:p w14:paraId="73C49FAD" w14:textId="77777777" w:rsidR="00E03164" w:rsidRDefault="00E03164">
      <w:pPr>
        <w:rPr>
          <w:ins w:id="288" w:author="Erdene  Undrakh" w:date="2026-10-21T23:11:00Z" w16du:dateUtc="2026-10-21T22:11:00Z"/>
          <w:sz w:val="20"/>
          <w:szCs w:val="20"/>
        </w:rPr>
      </w:pPr>
    </w:p>
    <w:p w14:paraId="6BC37B52" w14:textId="77777777" w:rsidR="00E03164" w:rsidRDefault="00E03164">
      <w:pPr>
        <w:rPr>
          <w:ins w:id="289" w:author="Erdene  Undrakh" w:date="2026-10-21T23:11:00Z" w16du:dateUtc="2026-10-21T22:11:00Z"/>
          <w:sz w:val="20"/>
          <w:szCs w:val="20"/>
        </w:rPr>
      </w:pPr>
    </w:p>
    <w:p w14:paraId="639D86D2" w14:textId="77777777" w:rsidR="00E03164" w:rsidRDefault="00E03164">
      <w:pPr>
        <w:rPr>
          <w:ins w:id="290" w:author="Erdene  Undrakh" w:date="2026-10-21T23:11:00Z" w16du:dateUtc="2026-10-21T22:11:00Z"/>
          <w:sz w:val="20"/>
          <w:szCs w:val="20"/>
        </w:rPr>
      </w:pPr>
    </w:p>
    <w:p w14:paraId="0C77D234" w14:textId="77777777" w:rsidR="00E03164" w:rsidRDefault="00E03164">
      <w:pPr>
        <w:rPr>
          <w:ins w:id="291" w:author="Erdene  Undrakh" w:date="2026-10-21T23:11:00Z" w16du:dateUtc="2026-10-21T22:11:00Z"/>
          <w:sz w:val="20"/>
          <w:szCs w:val="20"/>
        </w:rPr>
      </w:pPr>
    </w:p>
    <w:p w14:paraId="1F74D3A4" w14:textId="77777777" w:rsidR="00E03164" w:rsidRDefault="00E03164">
      <w:pPr>
        <w:rPr>
          <w:ins w:id="292" w:author="Erdene  Undrakh" w:date="2026-10-21T23:11:00Z" w16du:dateUtc="2026-10-21T22:11:00Z"/>
          <w:sz w:val="20"/>
          <w:szCs w:val="20"/>
        </w:rPr>
      </w:pPr>
    </w:p>
    <w:p w14:paraId="63F9EED6" w14:textId="77777777" w:rsidR="00E03164" w:rsidRDefault="00E03164">
      <w:pPr>
        <w:rPr>
          <w:ins w:id="293" w:author="Erdene  Undrakh" w:date="2026-10-21T23:11:00Z" w16du:dateUtc="2026-10-21T22:11:00Z"/>
          <w:sz w:val="20"/>
          <w:szCs w:val="20"/>
        </w:rPr>
      </w:pPr>
    </w:p>
    <w:p w14:paraId="3E4AC024" w14:textId="77777777" w:rsidR="00E03164" w:rsidRDefault="00E03164">
      <w:pPr>
        <w:rPr>
          <w:ins w:id="294" w:author="Erdene  Undrakh" w:date="2026-10-21T23:11:00Z" w16du:dateUtc="2026-10-21T22:11:00Z"/>
          <w:sz w:val="20"/>
          <w:szCs w:val="20"/>
        </w:rPr>
      </w:pPr>
    </w:p>
    <w:p w14:paraId="477CBF30" w14:textId="77777777" w:rsidR="00E03164" w:rsidRDefault="00E03164">
      <w:pPr>
        <w:rPr>
          <w:ins w:id="295" w:author="Erdene  Undrakh" w:date="2026-10-21T23:11:00Z" w16du:dateUtc="2026-10-21T22:11:00Z"/>
          <w:sz w:val="20"/>
          <w:szCs w:val="20"/>
        </w:rPr>
      </w:pPr>
    </w:p>
    <w:p w14:paraId="26DF40FE" w14:textId="77777777" w:rsidR="00E03164" w:rsidRDefault="00E03164">
      <w:pPr>
        <w:rPr>
          <w:ins w:id="296" w:author="Erdene  Undrakh" w:date="2026-10-21T23:11:00Z" w16du:dateUtc="2026-10-21T22:11:00Z"/>
          <w:sz w:val="20"/>
          <w:szCs w:val="20"/>
        </w:rPr>
      </w:pPr>
    </w:p>
    <w:p w14:paraId="1EBC3B6A" w14:textId="77777777" w:rsidR="00E03164" w:rsidRDefault="00E03164">
      <w:pPr>
        <w:rPr>
          <w:ins w:id="297" w:author="Erdene  Undrakh" w:date="2026-10-21T23:11:00Z" w16du:dateUtc="2026-10-21T22:11:00Z"/>
          <w:sz w:val="20"/>
          <w:szCs w:val="20"/>
        </w:rPr>
      </w:pPr>
    </w:p>
    <w:p w14:paraId="3EF0BCF1" w14:textId="77777777" w:rsidR="00E03164" w:rsidRDefault="00E03164">
      <w:pPr>
        <w:rPr>
          <w:ins w:id="298" w:author="Erdene  Undrakh" w:date="2026-10-21T23:11:00Z" w16du:dateUtc="2026-10-21T22:11:00Z"/>
          <w:sz w:val="20"/>
          <w:szCs w:val="20"/>
        </w:rPr>
      </w:pPr>
    </w:p>
    <w:p w14:paraId="29C3EBFC" w14:textId="77777777" w:rsidR="00E03164" w:rsidRDefault="00E03164">
      <w:pPr>
        <w:rPr>
          <w:ins w:id="299" w:author="Erdene  Undrakh" w:date="2026-10-21T23:11:00Z" w16du:dateUtc="2026-10-21T22:11:00Z"/>
          <w:sz w:val="20"/>
          <w:szCs w:val="20"/>
        </w:rPr>
      </w:pPr>
    </w:p>
    <w:p w14:paraId="768F2650" w14:textId="77777777" w:rsidR="00E03164" w:rsidRDefault="00E03164">
      <w:pPr>
        <w:rPr>
          <w:ins w:id="300" w:author="Erdene  Undrakh" w:date="2026-10-21T23:11:00Z" w16du:dateUtc="2026-10-21T22:11:00Z"/>
          <w:sz w:val="20"/>
          <w:szCs w:val="20"/>
        </w:rPr>
      </w:pPr>
    </w:p>
    <w:p w14:paraId="48AA3BC2" w14:textId="77777777" w:rsidR="00E03164" w:rsidRDefault="00E03164">
      <w:pPr>
        <w:rPr>
          <w:ins w:id="301" w:author="Erdene  Undrakh" w:date="2026-10-21T23:11:00Z" w16du:dateUtc="2026-10-21T22:11:00Z"/>
          <w:sz w:val="20"/>
          <w:szCs w:val="20"/>
        </w:rPr>
      </w:pPr>
    </w:p>
    <w:p w14:paraId="7522669C" w14:textId="77777777" w:rsidR="00E03164" w:rsidRDefault="00E03164">
      <w:pPr>
        <w:rPr>
          <w:ins w:id="302" w:author="Erdene  Undrakh" w:date="2026-10-21T23:11:00Z" w16du:dateUtc="2026-10-21T22:11:00Z"/>
          <w:sz w:val="20"/>
          <w:szCs w:val="20"/>
        </w:rPr>
      </w:pPr>
    </w:p>
    <w:p w14:paraId="18ACF879" w14:textId="77777777" w:rsidR="00E03164" w:rsidRDefault="00E03164">
      <w:pPr>
        <w:rPr>
          <w:ins w:id="303" w:author="Erdene  Undrakh" w:date="2026-10-21T23:11:00Z" w16du:dateUtc="2026-10-21T22:11:00Z"/>
          <w:sz w:val="20"/>
          <w:szCs w:val="20"/>
        </w:rPr>
      </w:pPr>
    </w:p>
    <w:p w14:paraId="263F9131" w14:textId="77777777" w:rsidR="00E03164" w:rsidRDefault="00E03164">
      <w:pPr>
        <w:rPr>
          <w:ins w:id="304" w:author="Erdene  Undrakh" w:date="2026-10-21T23:11:00Z" w16du:dateUtc="2026-10-21T22:11:00Z"/>
          <w:sz w:val="20"/>
          <w:szCs w:val="20"/>
        </w:rPr>
      </w:pPr>
    </w:p>
    <w:p w14:paraId="7A58D02C" w14:textId="77777777" w:rsidR="00E03164" w:rsidRDefault="00E03164">
      <w:pPr>
        <w:rPr>
          <w:ins w:id="305" w:author="Erdene  Undrakh" w:date="2026-10-21T23:11:00Z" w16du:dateUtc="2026-10-21T22:11:00Z"/>
          <w:sz w:val="20"/>
          <w:szCs w:val="20"/>
        </w:rPr>
      </w:pPr>
    </w:p>
    <w:p w14:paraId="756E0AD0" w14:textId="77777777" w:rsidR="00E03164" w:rsidRDefault="00E03164">
      <w:pPr>
        <w:rPr>
          <w:ins w:id="306" w:author="Erdene  Undrakh" w:date="2026-10-21T23:11:00Z" w16du:dateUtc="2026-10-21T22:11:00Z"/>
          <w:sz w:val="20"/>
          <w:szCs w:val="20"/>
        </w:rPr>
      </w:pPr>
    </w:p>
    <w:p w14:paraId="4FE57F38" w14:textId="77777777" w:rsidR="00E03164" w:rsidRDefault="00E03164">
      <w:pPr>
        <w:rPr>
          <w:ins w:id="307" w:author="Erdene  Undrakh" w:date="2026-10-21T23:11:00Z" w16du:dateUtc="2026-10-21T22:11:00Z"/>
          <w:sz w:val="20"/>
          <w:szCs w:val="20"/>
        </w:rPr>
      </w:pPr>
    </w:p>
    <w:p w14:paraId="763DEA84" w14:textId="77777777" w:rsidR="00E03164" w:rsidRDefault="00E03164">
      <w:pPr>
        <w:rPr>
          <w:ins w:id="308" w:author="Erdene  Undrakh" w:date="2026-10-21T23:11:00Z" w16du:dateUtc="2026-10-21T22:11:00Z"/>
          <w:sz w:val="20"/>
          <w:szCs w:val="20"/>
        </w:rPr>
      </w:pPr>
    </w:p>
    <w:p w14:paraId="73740F12" w14:textId="77777777" w:rsidR="00E03164" w:rsidRDefault="00E03164" w:rsidP="00E03164">
      <w:pPr>
        <w:pStyle w:val="Heading1"/>
        <w:rPr>
          <w:ins w:id="309" w:author="Erdene  Undrakh" w:date="2026-10-21T23:11:00Z" w16du:dateUtc="2026-10-21T22:11:00Z"/>
        </w:rPr>
      </w:pPr>
      <w:ins w:id="310" w:author="Erdene  Undrakh" w:date="2026-10-21T23:11:00Z" w16du:dateUtc="2026-10-21T22:11:00Z">
        <w:r>
          <w:lastRenderedPageBreak/>
          <w:t>Appendix</w:t>
        </w:r>
      </w:ins>
    </w:p>
    <w:p w14:paraId="46731CAD" w14:textId="15B8367D" w:rsidR="00E03164" w:rsidRDefault="00E03164" w:rsidP="00E03164">
      <w:pPr>
        <w:rPr>
          <w:ins w:id="311" w:author="Erdene  Undrakh" w:date="2026-10-21T23:11:00Z" w16du:dateUtc="2026-10-21T22:11:00Z"/>
        </w:rPr>
      </w:pPr>
      <w:ins w:id="312" w:author="Erdene  Undrakh" w:date="2026-10-21T23:14:00Z" w16du:dateUtc="2026-10-21T22:14:00Z">
        <w:r>
          <w:rPr>
            <w:noProof/>
            <w:sz w:val="20"/>
            <w:szCs w:val="20"/>
          </w:rPr>
          <w:drawing>
            <wp:inline distT="0" distB="0" distL="0" distR="0" wp14:anchorId="5B488E7A" wp14:editId="57821DDE">
              <wp:extent cx="2039872" cy="1085850"/>
              <wp:effectExtent l="0" t="0" r="5080" b="0"/>
              <wp:docPr id="195792929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5792929" name="Picture 195792929"/>
                      <pic:cNvPicPr/>
                    </pic:nvPicPr>
                    <pic:blipFill rotWithShape="1">
                      <a:blip r:embed="rId1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11164" r="1342" b="808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63659" cy="1098512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  <w:ins w:id="313" w:author="Erdene  Undrakh" w:date="2026-10-21T23:17:00Z" w16du:dateUtc="2026-10-21T22:17:00Z">
        <w:r>
          <w:rPr>
            <w:noProof/>
          </w:rPr>
          <w:drawing>
            <wp:inline distT="0" distB="0" distL="0" distR="0" wp14:anchorId="570F1D38" wp14:editId="7C86B95D">
              <wp:extent cx="1981200" cy="1092058"/>
              <wp:effectExtent l="0" t="0" r="0" b="635"/>
              <wp:docPr id="81521094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521094" name="Picture 81521094"/>
                      <pic:cNvPicPr/>
                    </pic:nvPicPr>
                    <pic:blipFill rotWithShape="1"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10732" r="10758" b="136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52192" cy="113119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491FEB58" w14:textId="77777777" w:rsidR="00E03164" w:rsidRDefault="00E03164" w:rsidP="00E03164">
      <w:pPr>
        <w:rPr>
          <w:ins w:id="314" w:author="Erdene  Undrakh" w:date="2026-10-21T23:11:00Z" w16du:dateUtc="2026-10-21T22:11:00Z"/>
          <w:color w:val="FF0000"/>
        </w:rPr>
      </w:pPr>
    </w:p>
    <w:p w14:paraId="5987C43F" w14:textId="7A4C12EF" w:rsidR="00E03164" w:rsidRPr="00857A89" w:rsidRDefault="00C968B3">
      <w:pPr>
        <w:rPr>
          <w:sz w:val="20"/>
          <w:szCs w:val="20"/>
          <w:rPrChange w:id="315" w:author="Erdene  Undrakh" w:date="2026-10-21T22:59:00Z" w16du:dateUtc="2026-10-21T21:59:00Z">
            <w:rPr/>
          </w:rPrChange>
        </w:rPr>
      </w:pPr>
      <w:ins w:id="316" w:author="Erdene  Undrakh" w:date="2026-10-21T23:19:00Z" w16du:dateUtc="2026-10-21T22:19:00Z">
        <w:r>
          <w:rPr>
            <w:noProof/>
            <w:sz w:val="20"/>
            <w:szCs w:val="20"/>
          </w:rPr>
          <w:drawing>
            <wp:inline distT="0" distB="0" distL="0" distR="0" wp14:anchorId="537F5BA0" wp14:editId="3FCB07F8">
              <wp:extent cx="2041764" cy="800100"/>
              <wp:effectExtent l="0" t="0" r="3175" b="0"/>
              <wp:docPr id="539619610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39619610" name="Picture 539619610"/>
                      <pic:cNvPicPr/>
                    </pic:nvPicPr>
                    <pic:blipFill rotWithShape="1">
                      <a:blip r:embed="rId1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11857" r="10093" b="3396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83137" cy="816313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sectPr w:rsidR="00E03164" w:rsidRPr="00857A89">
      <w:footerReference w:type="default" r:id="rId1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A3B41E" w14:textId="77777777" w:rsidR="0016647B" w:rsidRDefault="0016647B">
      <w:pPr>
        <w:spacing w:after="0" w:line="240" w:lineRule="auto"/>
      </w:pPr>
      <w:r>
        <w:separator/>
      </w:r>
    </w:p>
  </w:endnote>
  <w:endnote w:type="continuationSeparator" w:id="0">
    <w:p w14:paraId="447F7581" w14:textId="77777777" w:rsidR="0016647B" w:rsidRDefault="00166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7B5483D4-27E4-F846-9C8D-711F7A12113C}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2" w:fontKey="{8FA470F3-4373-B643-89D2-430BEF6023FF}"/>
    <w:embedBold r:id="rId3" w:fontKey="{0E99DB4C-3F5D-144E-BD35-538BA8249388}"/>
    <w:embedItalic r:id="rId4" w:fontKey="{BF79D386-452C-D04E-AD81-CEDE82F1A07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45E6D9F2-9CA2-0B41-86B6-C0926454341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9A6CB64E-CAE4-EF4D-BFFC-A857D85D608B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AB7837BB-7374-3841-BB99-D5FDEC71243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9786A32F-89FA-1C44-BAAE-4449ADC30845}"/>
    <w:embedBold r:id="rId9" w:fontKey="{4FE1ACD9-2C9D-D442-B177-8686EE11A2FA}"/>
    <w:embedItalic r:id="rId10" w:fontKey="{767A8066-7A3F-504B-AAA4-71F3BBA7E64B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1" w:fontKey="{26AFCFD7-4F35-1348-BD8B-C86BC1A8F7C7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CE77A1" w14:textId="77777777" w:rsidR="0051184F" w:rsidRDefault="00E73B1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2440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53B4FA" w14:textId="77777777" w:rsidR="0016647B" w:rsidRDefault="0016647B">
      <w:pPr>
        <w:spacing w:after="0" w:line="240" w:lineRule="auto"/>
      </w:pPr>
      <w:r>
        <w:separator/>
      </w:r>
    </w:p>
  </w:footnote>
  <w:footnote w:type="continuationSeparator" w:id="0">
    <w:p w14:paraId="201B406C" w14:textId="77777777" w:rsidR="0016647B" w:rsidRDefault="001664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A7761"/>
    <w:multiLevelType w:val="multilevel"/>
    <w:tmpl w:val="32F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E1309"/>
    <w:multiLevelType w:val="hybridMultilevel"/>
    <w:tmpl w:val="8DE290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C7BB4"/>
    <w:multiLevelType w:val="hybridMultilevel"/>
    <w:tmpl w:val="1A0CB90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5489B"/>
    <w:multiLevelType w:val="hybridMultilevel"/>
    <w:tmpl w:val="60DC30B6"/>
    <w:lvl w:ilvl="0" w:tplc="02D4FC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4E60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2477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AAB5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3426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00F7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11EE2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10E2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1C53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54198"/>
    <w:multiLevelType w:val="hybridMultilevel"/>
    <w:tmpl w:val="9D487BE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07B77"/>
    <w:multiLevelType w:val="multilevel"/>
    <w:tmpl w:val="CDD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A2869"/>
    <w:multiLevelType w:val="hybridMultilevel"/>
    <w:tmpl w:val="A8C6590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8D1C39"/>
    <w:multiLevelType w:val="hybridMultilevel"/>
    <w:tmpl w:val="EA4E5E58"/>
    <w:lvl w:ilvl="0" w:tplc="B6D829CE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color w:val="212529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5573C9"/>
    <w:multiLevelType w:val="multilevel"/>
    <w:tmpl w:val="57D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90A53"/>
    <w:multiLevelType w:val="multilevel"/>
    <w:tmpl w:val="9EA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073450">
    <w:abstractNumId w:val="4"/>
  </w:num>
  <w:num w:numId="2" w16cid:durableId="800072569">
    <w:abstractNumId w:val="2"/>
  </w:num>
  <w:num w:numId="3" w16cid:durableId="728696014">
    <w:abstractNumId w:val="8"/>
  </w:num>
  <w:num w:numId="4" w16cid:durableId="1057824889">
    <w:abstractNumId w:val="0"/>
  </w:num>
  <w:num w:numId="5" w16cid:durableId="716047706">
    <w:abstractNumId w:val="9"/>
  </w:num>
  <w:num w:numId="6" w16cid:durableId="720325003">
    <w:abstractNumId w:val="5"/>
  </w:num>
  <w:num w:numId="7" w16cid:durableId="1787769226">
    <w:abstractNumId w:val="1"/>
  </w:num>
  <w:num w:numId="8" w16cid:durableId="238489045">
    <w:abstractNumId w:val="6"/>
  </w:num>
  <w:num w:numId="9" w16cid:durableId="1441954082">
    <w:abstractNumId w:val="7"/>
  </w:num>
  <w:num w:numId="10" w16cid:durableId="126703814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rdene  Undrakh">
    <w15:presenceInfo w15:providerId="AD" w15:userId="S::2026106@student.cct.ie::03989872-1256-4998-82e5-4f8511caa1bb"/>
  </w15:person>
  <w15:person w15:author="Undrakh Bat">
    <w15:presenceInfo w15:providerId="Windows Live" w15:userId="009fa8eaa2df397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embedTrueTypeFont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84F"/>
    <w:rsid w:val="000B1D95"/>
    <w:rsid w:val="0016647B"/>
    <w:rsid w:val="0021077C"/>
    <w:rsid w:val="0022235C"/>
    <w:rsid w:val="0024408F"/>
    <w:rsid w:val="002453BE"/>
    <w:rsid w:val="002A4758"/>
    <w:rsid w:val="00376FA8"/>
    <w:rsid w:val="00451FD5"/>
    <w:rsid w:val="004C7BFD"/>
    <w:rsid w:val="004D5558"/>
    <w:rsid w:val="004F5038"/>
    <w:rsid w:val="0051184F"/>
    <w:rsid w:val="00522537"/>
    <w:rsid w:val="005A7167"/>
    <w:rsid w:val="005B55C1"/>
    <w:rsid w:val="005F774F"/>
    <w:rsid w:val="006B5FDF"/>
    <w:rsid w:val="007142D1"/>
    <w:rsid w:val="00745DD4"/>
    <w:rsid w:val="00786D46"/>
    <w:rsid w:val="00843109"/>
    <w:rsid w:val="00857A89"/>
    <w:rsid w:val="00891F35"/>
    <w:rsid w:val="00903F3A"/>
    <w:rsid w:val="00912193"/>
    <w:rsid w:val="009A530E"/>
    <w:rsid w:val="009C6F4A"/>
    <w:rsid w:val="009E1379"/>
    <w:rsid w:val="00A034FB"/>
    <w:rsid w:val="00A35EF8"/>
    <w:rsid w:val="00B918A1"/>
    <w:rsid w:val="00BC4BB7"/>
    <w:rsid w:val="00C0515F"/>
    <w:rsid w:val="00C76226"/>
    <w:rsid w:val="00C968B3"/>
    <w:rsid w:val="00CA293D"/>
    <w:rsid w:val="00DA61F3"/>
    <w:rsid w:val="00DB4F8F"/>
    <w:rsid w:val="00E03164"/>
    <w:rsid w:val="00E73B14"/>
    <w:rsid w:val="00F36D2E"/>
    <w:rsid w:val="00F449EA"/>
    <w:rsid w:val="00FD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E9521"/>
  <w15:docId w15:val="{7A547A0E-EF38-4FE9-A45A-EE2F01A6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722"/>
  </w:style>
  <w:style w:type="paragraph" w:styleId="Heading1">
    <w:name w:val="heading 1"/>
    <w:basedOn w:val="Title"/>
    <w:next w:val="Normal"/>
    <w:link w:val="Heading1Char"/>
    <w:uiPriority w:val="9"/>
    <w:qFormat/>
    <w:rsid w:val="00E60722"/>
    <w:pPr>
      <w:keepNext/>
      <w:keepLines/>
      <w:spacing w:before="360"/>
      <w:outlineLvl w:val="0"/>
    </w:pPr>
    <w:rPr>
      <w:rFonts w:ascii="Calibri" w:hAnsi="Calibri"/>
      <w:color w:val="3A3A3A" w:themeColor="background2" w:themeShade="40"/>
      <w:sz w:val="40"/>
      <w:szCs w:val="40"/>
    </w:rPr>
  </w:style>
  <w:style w:type="paragraph" w:styleId="Heading2">
    <w:name w:val="heading 2"/>
    <w:basedOn w:val="Title"/>
    <w:next w:val="Normal"/>
    <w:link w:val="Heading2Char"/>
    <w:uiPriority w:val="9"/>
    <w:unhideWhenUsed/>
    <w:qFormat/>
    <w:rsid w:val="00E60722"/>
    <w:pPr>
      <w:keepNext/>
      <w:keepLines/>
      <w:spacing w:before="160"/>
      <w:outlineLvl w:val="1"/>
    </w:pPr>
    <w:rPr>
      <w:rFonts w:ascii="Calibri" w:hAnsi="Calibri"/>
      <w:color w:val="3A3A3A" w:themeColor="background2" w:themeShade="40"/>
      <w:sz w:val="32"/>
      <w:szCs w:val="32"/>
    </w:rPr>
  </w:style>
  <w:style w:type="paragraph" w:styleId="Heading3">
    <w:name w:val="heading 3"/>
    <w:basedOn w:val="Title"/>
    <w:next w:val="Normal"/>
    <w:link w:val="Heading3Char"/>
    <w:uiPriority w:val="9"/>
    <w:unhideWhenUsed/>
    <w:qFormat/>
    <w:rsid w:val="00E60722"/>
    <w:pPr>
      <w:keepNext/>
      <w:keepLines/>
      <w:spacing w:before="160"/>
      <w:outlineLvl w:val="2"/>
    </w:pPr>
    <w:rPr>
      <w:rFonts w:ascii="Calibri" w:hAnsi="Calibri"/>
      <w:color w:val="3A3A3A" w:themeColor="background2" w:themeShade="4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6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72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6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7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722"/>
  </w:style>
  <w:style w:type="paragraph" w:styleId="Footer">
    <w:name w:val="footer"/>
    <w:basedOn w:val="Normal"/>
    <w:link w:val="Footer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722"/>
  </w:style>
  <w:style w:type="character" w:styleId="SubtleReference">
    <w:name w:val="Subtle Reference"/>
    <w:basedOn w:val="DefaultParagraphFont"/>
    <w:uiPriority w:val="31"/>
    <w:qFormat/>
    <w:rsid w:val="00E6072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E60722"/>
    <w:p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607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072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6072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60722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E6072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90C88"/>
    <w:rPr>
      <w:rFonts w:ascii="Calibri" w:hAnsi="Calibri"/>
    </w:rPr>
  </w:style>
  <w:style w:type="table" w:styleId="TableGrid">
    <w:name w:val="Table Grid"/>
    <w:basedOn w:val="TableNormal"/>
    <w:uiPriority w:val="39"/>
    <w:rsid w:val="00A57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5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A034F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B1D9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57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031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6a9495-4dfd-42d3-807b-98cb11f03b4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Amo16</b:Tag>
    <b:SourceType>JournalArticle</b:SourceType>
    <b:Guid>{32F2C3D4-1E5A-2A4B-A912-5F92EF2BD6E3}</b:Guid>
    <b:Author>
      <b:Author>
        <b:NameList>
          <b:Person>
            <b:Last>Nyandoro</b:Last>
            <b:First>Amon</b:First>
            <b:Middle>Simba and Zivanayi</b:Middle>
          </b:Person>
        </b:NameList>
      </b:Author>
    </b:Author>
    <b:Title>Strategic management in retail pharmacy: The case of Zimbabwean companies</b:Title>
    <b:Year>2016</b:Year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CA7052A48FB44E8BAE44044031FC77" ma:contentTypeVersion="5" ma:contentTypeDescription="Create a new document." ma:contentTypeScope="" ma:versionID="72110da391d7bf7bbbd9879cda66318c">
  <xsd:schema xmlns:xsd="http://www.w3.org/2001/XMLSchema" xmlns:xs="http://www.w3.org/2001/XMLSchema" xmlns:p="http://schemas.microsoft.com/office/2006/metadata/properties" xmlns:ns3="b16a9495-4dfd-42d3-807b-98cb11f03b43" targetNamespace="http://schemas.microsoft.com/office/2006/metadata/properties" ma:root="true" ma:fieldsID="65d4c4ab10123b5e2192ffab3149626d" ns3:_="">
    <xsd:import namespace="b16a9495-4dfd-42d3-807b-98cb11f03b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a9495-4dfd-42d3-807b-98cb11f03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hlgh2pzFvkmpnhkVaeODs3Wnuw==">CgMxLjAyCGguZ2pkZ3hzMgloLjMwajB6bGwyCWguMWZvYjl0ZTIJaC4zem55c2g3MgloLjJldDkycDAyDmgua2ZranMzcndsMmMxOAByITF6bEVRVXYyWkdtTjZWemdfYk5uaGpmb0x1c2hhYUo3dw==</go:docsCustomData>
</go:gDocsCustomXmlDataStorage>
</file>

<file path=customXml/itemProps1.xml><?xml version="1.0" encoding="utf-8"?>
<ds:datastoreItem xmlns:ds="http://schemas.openxmlformats.org/officeDocument/2006/customXml" ds:itemID="{D51EB97A-8C7A-4EE1-A3AD-E57FDBFA6BEE}">
  <ds:schemaRefs>
    <ds:schemaRef ds:uri="http://schemas.microsoft.com/office/2006/metadata/properties"/>
    <ds:schemaRef ds:uri="http://schemas.microsoft.com/office/infopath/2007/PartnerControls"/>
    <ds:schemaRef ds:uri="b16a9495-4dfd-42d3-807b-98cb11f03b43"/>
  </ds:schemaRefs>
</ds:datastoreItem>
</file>

<file path=customXml/itemProps2.xml><?xml version="1.0" encoding="utf-8"?>
<ds:datastoreItem xmlns:ds="http://schemas.openxmlformats.org/officeDocument/2006/customXml" ds:itemID="{AD64260C-1345-4C21-A804-B9FBE7B914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1C9FBE-327B-6448-AB40-D617C6DAF9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D39011-2B34-4226-8638-59B13D86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6a9495-4dfd-42d3-807b-98cb11f03b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 Zorzi</dc:creator>
  <cp:lastModifiedBy>Erdene  Undrakh</cp:lastModifiedBy>
  <cp:revision>26</cp:revision>
  <dcterms:created xsi:type="dcterms:W3CDTF">2024-09-10T13:17:00Z</dcterms:created>
  <dcterms:modified xsi:type="dcterms:W3CDTF">2026-10-21T22:21:00Z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9392f05823f65d13690dc4fb6817483613663138ac52bbed524e9b6627c257fb</vt:lpwstr>
  </property>
  <property fmtid="{D5CDD505-2E9C-101B-9397-08002B2CF9AE}" pid="3" name="ContentTypeId">
    <vt:lpwstr>0x01010091CA7052A48FB44E8BAE44044031FC77</vt:lpwstr>
  </property>
</Properties>
</file>